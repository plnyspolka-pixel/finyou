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jc w:val="center"/>
        <w:rPr/>
      </w:pPr>
      <w:r>
        <w:rPr>
          <w:b w:val="1"/>
          <w:bCs w:val="1"/>
          <w:sz w:val="28"/>
          <w:szCs w:val="28"/>
          <w:rtl w:val="0"/>
        </w:rPr>
        <w:t xml:space="preserve">WNIOSEK O UDZIELENIE POŻYCZKI PIENIĘŻNEJ</w:t>
      </w:r>
      <w:r>
        <w:rPr>
          <w:rtl w:val="0"/>
        </w:rPr>
      </w:r>
    </w:p>
    <w:p w:rsidR="00000000" w:rsidDel="00000000" w:rsidP="00000000" w:rsidRDefault="00000000" w:rsidRPr="00000000" w14:paraId="00000002">
      <w:pPr>
        <w:spacing w:after="40" w:before="40" w:lineRule="auto"/>
        <w:rPr/>
      </w:pPr>
      <w:r>
        <w:rPr>
          <w:rtl w:val="0"/>
        </w:rPr>
      </w:r>
    </w:p>
    <w:p w:rsidR="00000000" w:rsidDel="00000000" w:rsidP="00000000" w:rsidRDefault="00000000" w:rsidRPr="00000000" w14:paraId="00000003">
      <w:pPr>
        <w:pBdr>
          <w:bottom w:color="2e4a7a" w:space="4" w:sz="6" w:val="single"/>
        </w:pBdr>
        <w:spacing w:after="120" w:before="280" w:lineRule="auto"/>
        <w:rPr/>
      </w:pPr>
      <w:r>
        <w:rPr>
          <w:b w:val="1"/>
          <w:bCs w:val="1"/>
          <w:smallCaps w:val="1"/>
          <w:sz w:val="22"/>
          <w:szCs w:val="22"/>
          <w:rtl w:val="0"/>
        </w:rPr>
        <w:t xml:space="preserve">I. DANE WNIOSKODAWCY</w:t>
      </w:r>
      <w:r>
        <w:rPr>
          <w:rtl w:val="0"/>
        </w:rPr>
      </w:r>
    </w:p>
    <w:p w:rsidR="00000000" w:rsidDel="00000000" w:rsidP="00000000" w:rsidRDefault="00000000" w:rsidRPr="00000000" w14:paraId="00000004">
      <w:pPr>
        <w:spacing w:after="40" w:before="40" w:lineRule="auto"/>
        <w:rPr/>
      </w:pP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786"/>
        <w:tblGridChange w:id="0">
          <w:tblGrid>
            <w:gridCol w:w="3240"/>
            <w:gridCol w:w="578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05">
            <w:pPr>
              <w:rPr/>
            </w:pPr>
            <w:r>
              <w:rPr>
                <w:b w:val="1"/>
                <w:bCs w:val="1"/>
                <w:rtl w:val="0"/>
              </w:rPr>
              <w:t xml:space="preserve">Imię i nazwisko / Firma: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6">
            <w:pPr>
              <w:rPr/>
            </w:pPr>
            <w:r>
              <w:rPr>
                <w:b w:val="1"/>
                <w:bCs w:val="1"/>
                <w:color w:val="c00000"/>
                <w:rtl w:val="0"/>
              </w:rPr>
              <w:t xml:space="preserve">[IMIĘ NAZWISKO / FIRMA]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07">
            <w:pPr>
              <w:rPr/>
            </w:pPr>
            <w:r>
              <w:rPr>
                <w:b w:val="1"/>
                <w:bCs w:val="1"/>
                <w:rtl w:val="0"/>
              </w:rPr>
              <w:t xml:space="preserve">PESEL / NIP:</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8">
            <w:pPr>
              <w:rPr/>
            </w:pPr>
            <w:r>
              <w:rPr>
                <w:b w:val="1"/>
                <w:bCs w:val="1"/>
                <w:color w:val="c00000"/>
                <w:rtl w:val="0"/>
              </w:rPr>
              <w:t xml:space="preserve">[PESEL / NIP]</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09">
            <w:pPr>
              <w:rPr/>
            </w:pPr>
            <w:r>
              <w:rPr>
                <w:b w:val="1"/>
                <w:bCs w:val="1"/>
                <w:rtl w:val="0"/>
              </w:rPr>
              <w:t xml:space="preserve">Seria i numer dok. tożsamości: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A">
            <w:pPr>
              <w:rPr/>
            </w:pPr>
            <w:r>
              <w:rPr>
                <w:b w:val="1"/>
                <w:bCs w:val="1"/>
                <w:color w:val="c00000"/>
                <w:rtl w:val="0"/>
              </w:rPr>
              <w:t xml:space="preserve">[SERIA I NR DOKUMENTU]</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0B">
            <w:pPr>
              <w:rPr/>
            </w:pPr>
            <w:r>
              <w:rPr>
                <w:b w:val="1"/>
                <w:bCs w:val="1"/>
                <w:rtl w:val="0"/>
              </w:rPr>
              <w:t xml:space="preserve">Adres zamieszkania / siedziby: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C">
            <w:pPr>
              <w:rPr/>
            </w:pPr>
            <w:r>
              <w:rPr>
                <w:b w:val="1"/>
                <w:bCs w:val="1"/>
                <w:color w:val="c00000"/>
                <w:rtl w:val="0"/>
              </w:rPr>
              <w:t xml:space="preserve">[ADRES]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0D">
            <w:pPr>
              <w:rPr/>
            </w:pPr>
            <w:r>
              <w:rPr>
                <w:b w:val="1"/>
                <w:bCs w:val="1"/>
                <w:rtl w:val="0"/>
              </w:rPr>
              <w:t xml:space="preserve">Telefon: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E">
            <w:pPr>
              <w:rPr/>
            </w:pPr>
            <w:r>
              <w:rPr>
                <w:b w:val="1"/>
                <w:bCs w:val="1"/>
                <w:color w:val="c00000"/>
                <w:rtl w:val="0"/>
              </w:rPr>
              <w:t xml:space="preserve">[NUMER TELEFONU]</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0F">
            <w:pPr>
              <w:rPr/>
            </w:pPr>
            <w:r>
              <w:rPr>
                <w:b w:val="1"/>
                <w:bCs w:val="1"/>
                <w:rtl w:val="0"/>
              </w:rPr>
              <w:t xml:space="preserve">E-mail: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0">
            <w:pPr>
              <w:rPr/>
            </w:pPr>
            <w:r>
              <w:rPr>
                <w:b w:val="1"/>
                <w:bCs w:val="1"/>
                <w:color w:val="c00000"/>
                <w:rtl w:val="0"/>
              </w:rPr>
              <w:t xml:space="preserve">[ADRES E-MAIL]</w:t>
            </w:r>
            <w:r>
              <w:rPr>
                <w:rtl w:val="0"/>
              </w:rPr>
            </w:r>
          </w:p>
        </w:tc>
      </w:tr>
    </w:tbl>
    <w:p w:rsidR="00000000" w:rsidDel="00000000" w:rsidP="00000000" w:rsidRDefault="00000000" w:rsidRPr="00000000" w14:paraId="00000011">
      <w:pPr>
        <w:spacing w:after="40" w:before="40" w:lineRule="auto"/>
        <w:rPr/>
      </w:pPr>
      <w:r>
        <w:rPr>
          <w:rtl w:val="0"/>
        </w:rPr>
      </w:r>
    </w:p>
    <w:p w:rsidR="00000000" w:rsidDel="00000000" w:rsidP="00000000" w:rsidRDefault="00000000" w:rsidRPr="00000000" w14:paraId="00000012">
      <w:pPr>
        <w:pBdr>
          <w:bottom w:color="2e4a7a" w:space="4" w:sz="6" w:val="single"/>
        </w:pBdr>
        <w:spacing w:after="120" w:before="280" w:lineRule="auto"/>
        <w:rPr/>
      </w:pPr>
      <w:r>
        <w:rPr>
          <w:b w:val="1"/>
          <w:bCs w:val="1"/>
          <w:smallCaps w:val="1"/>
          <w:sz w:val="22"/>
          <w:szCs w:val="22"/>
          <w:rtl w:val="0"/>
        </w:rPr>
        <w:t xml:space="preserve">II. CHARAKTER POŻYCZKI</w:t>
      </w:r>
      <w:r>
        <w:rPr>
          <w:rtl w:val="0"/>
        </w:rPr>
      </w:r>
    </w:p>
    <w:p w:rsidR="00000000" w:rsidDel="00000000" w:rsidP="00000000" w:rsidRDefault="00000000" w:rsidRPr="00000000" w14:paraId="00000013">
      <w:pPr>
        <w:spacing w:after="40" w:before="40" w:lineRule="auto"/>
        <w:rPr/>
      </w:pPr>
      <w:r>
        <w:rPr>
          <w:rtl w:val="0"/>
        </w:rPr>
      </w:r>
    </w:p>
    <w:p w:rsidR="00000000" w:rsidDel="00000000" w:rsidP="00000000" w:rsidRDefault="00000000" w:rsidRPr="00000000" w14:paraId="00000014">
      <w:pPr>
        <w:spacing w:after="80" w:before="80" w:lineRule="auto"/>
        <w:jc w:val="both"/>
        <w:rPr/>
      </w:pPr>
      <w:r>
        <w:rPr>
          <w:rtl w:val="0"/>
        </w:rPr>
        <w:t xml:space="preserve">Wnioskuję o udzielenie pożyczki pieniężnej </w:t>
      </w:r>
      <w:r>
        <w:rPr>
          <w:b w:val="1"/>
          <w:bCs w:val="1"/>
          <w:rtl w:val="0"/>
        </w:rPr>
        <w:t xml:space="preserve">na cele związane z prowadzoną działalnością gospodarczą</w:t>
      </w:r>
      <w:r>
        <w:rPr>
          <w:rtl w:val="0"/>
        </w:rPr>
        <w:t xml:space="preserve">.</w:t>
      </w:r>
    </w:p>
    <w:p w:rsidR="00000000" w:rsidDel="00000000" w:rsidP="00000000" w:rsidRDefault="00000000" w:rsidRPr="00000000" w14:paraId="00000015">
      <w:pPr>
        <w:spacing w:after="80" w:before="80" w:lineRule="auto"/>
        <w:jc w:val="both"/>
        <w:rPr/>
      </w:pPr>
      <w:r>
        <w:rPr>
          <w:rtl w:val="0"/>
        </w:rPr>
        <w:t xml:space="preserve">Oświadczam, że pożyczka </w:t>
      </w:r>
      <w:r>
        <w:rPr>
          <w:b w:val="1"/>
          <w:bCs w:val="1"/>
          <w:rtl w:val="0"/>
        </w:rPr>
        <w:t xml:space="preserve">nie ma charakteru konsumenckiego</w:t>
      </w:r>
      <w:r>
        <w:rPr>
          <w:rtl w:val="0"/>
        </w:rPr>
        <w:t xml:space="preserve"> i nie stanowi kredytu konsumenckiego w rozumieniu ustawy o kredycie konsumenckim.</w:t>
      </w:r>
    </w:p>
    <w:p w:rsidR="00000000" w:rsidDel="00000000" w:rsidP="00000000" w:rsidRDefault="00000000" w:rsidRPr="00000000" w14:paraId="00000016">
      <w:pPr>
        <w:spacing w:after="40" w:before="40" w:lineRule="auto"/>
        <w:rPr/>
      </w:pPr>
      <w:r>
        <w:rPr>
          <w:rtl w:val="0"/>
        </w:rPr>
      </w:r>
    </w:p>
    <w:p w:rsidR="00000000" w:rsidDel="00000000" w:rsidP="00000000" w:rsidRDefault="00000000" w:rsidRPr="00000000" w14:paraId="00000017">
      <w:pPr>
        <w:pBdr>
          <w:bottom w:color="2e4a7a" w:space="4" w:sz="6" w:val="single"/>
        </w:pBdr>
        <w:spacing w:after="120" w:before="280" w:lineRule="auto"/>
        <w:rPr/>
      </w:pPr>
      <w:r>
        <w:rPr>
          <w:b w:val="1"/>
          <w:bCs w:val="1"/>
          <w:smallCaps w:val="1"/>
          <w:sz w:val="22"/>
          <w:szCs w:val="22"/>
          <w:rtl w:val="0"/>
        </w:rPr>
        <w:t xml:space="preserve">III. WARUNKI POŻYCZKI</w:t>
      </w:r>
      <w:r>
        <w:rPr>
          <w:rtl w:val="0"/>
        </w:rPr>
      </w:r>
    </w:p>
    <w:p w:rsidR="00000000" w:rsidDel="00000000" w:rsidP="00000000" w:rsidRDefault="00000000" w:rsidRPr="00000000" w14:paraId="00000018">
      <w:pPr>
        <w:spacing w:after="40" w:before="40" w:lineRule="auto"/>
        <w:rPr/>
      </w:pPr>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786"/>
        <w:tblGridChange w:id="0">
          <w:tblGrid>
            <w:gridCol w:w="3240"/>
            <w:gridCol w:w="578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19">
            <w:pPr>
              <w:rPr/>
            </w:pPr>
            <w:r>
              <w:rPr>
                <w:b w:val="1"/>
                <w:bCs w:val="1"/>
                <w:rtl w:val="0"/>
              </w:rPr>
              <w:t xml:space="preserve">Wnioskowana kwota: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A">
            <w:pPr>
              <w:rPr/>
            </w:pPr>
            <w:r>
              <w:rPr>
                <w:b w:val="1"/>
                <w:bCs w:val="1"/>
                <w:color w:val="c00000"/>
                <w:rtl w:val="0"/>
              </w:rPr>
              <w:t xml:space="preserve">[KWOTA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1B">
            <w:pPr>
              <w:rPr/>
            </w:pPr>
            <w:r>
              <w:rPr>
                <w:b w:val="1"/>
                <w:bCs w:val="1"/>
                <w:rtl w:val="0"/>
              </w:rPr>
              <w:t xml:space="preserve">Okres pożyczki: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C">
            <w:pPr>
              <w:rPr/>
            </w:pPr>
            <w:r>
              <w:rPr>
                <w:b w:val="1"/>
                <w:bCs w:val="1"/>
                <w:color w:val="c00000"/>
                <w:rtl w:val="0"/>
              </w:rPr>
              <w:t xml:space="preserve">[LICZBA MIESIĘCY]</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1D">
            <w:pPr>
              <w:rPr/>
            </w:pPr>
            <w:r>
              <w:rPr>
                <w:b w:val="1"/>
                <w:bCs w:val="1"/>
                <w:rtl w:val="0"/>
              </w:rPr>
              <w:t xml:space="preserve">Cel pożyczki: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E">
            <w:pPr>
              <w:rPr/>
            </w:pPr>
            <w:r>
              <w:rPr>
                <w:b w:val="1"/>
                <w:bCs w:val="1"/>
                <w:color w:val="c00000"/>
                <w:rtl w:val="0"/>
              </w:rPr>
              <w:t xml:space="preserve">[KRÓTKI OPIS CELU]</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1F">
            <w:pPr>
              <w:rPr/>
            </w:pPr>
            <w:r>
              <w:rPr>
                <w:b w:val="1"/>
                <w:bCs w:val="1"/>
                <w:rtl w:val="0"/>
              </w:rPr>
              <w:t xml:space="preserve">Zabezpieczenie: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0">
            <w:pPr>
              <w:rPr/>
            </w:pPr>
            <w:r>
              <w:rPr>
                <w:b w:val="1"/>
                <w:bCs w:val="1"/>
                <w:color w:val="c00000"/>
                <w:rtl w:val="0"/>
              </w:rPr>
              <w:t xml:space="preserve">[OPIS ZABEZPIECZENIA]</w:t>
            </w:r>
            <w:r>
              <w:rPr>
                <w:rtl w:val="0"/>
              </w:rPr>
            </w:r>
          </w:p>
        </w:tc>
      </w:tr>
    </w:tbl>
    <w:p w:rsidR="00000000" w:rsidDel="00000000" w:rsidP="00000000" w:rsidRDefault="00000000" w:rsidRPr="00000000" w14:paraId="00000021">
      <w:pPr>
        <w:spacing w:after="40" w:before="40" w:lineRule="auto"/>
        <w:rPr/>
      </w:pPr>
      <w:r>
        <w:rPr>
          <w:rtl w:val="0"/>
        </w:rPr>
      </w:r>
    </w:p>
    <w:p w:rsidR="00000000" w:rsidDel="00000000" w:rsidP="00000000" w:rsidRDefault="00000000" w:rsidRPr="00000000" w14:paraId="00000022">
      <w:pPr>
        <w:pBdr>
          <w:bottom w:color="2e4a7a" w:space="4" w:sz="6" w:val="single"/>
        </w:pBdr>
        <w:spacing w:after="120" w:before="280" w:lineRule="auto"/>
        <w:rPr/>
      </w:pPr>
      <w:r>
        <w:rPr>
          <w:b w:val="1"/>
          <w:bCs w:val="1"/>
          <w:smallCaps w:val="1"/>
          <w:sz w:val="22"/>
          <w:szCs w:val="22"/>
          <w:rtl w:val="0"/>
        </w:rPr>
        <w:t xml:space="preserve">IV. OŚWIADCZENIA FINANSOWE (AML)</w:t>
      </w:r>
      <w:r>
        <w:rPr>
          <w:rtl w:val="0"/>
        </w:rPr>
      </w:r>
    </w:p>
    <w:p w:rsidR="00000000" w:rsidDel="00000000" w:rsidP="00000000" w:rsidRDefault="00000000" w:rsidRPr="00000000" w14:paraId="00000023">
      <w:pPr>
        <w:spacing w:after="40" w:before="40" w:lineRule="auto"/>
        <w:rPr/>
      </w:pPr>
      <w:r>
        <w:rPr>
          <w:rtl w:val="0"/>
        </w:rPr>
      </w:r>
    </w:p>
    <w:p w:rsidR="00000000" w:rsidDel="00000000" w:rsidP="00000000" w:rsidRDefault="00000000" w:rsidRPr="00000000" w14:paraId="00000024">
      <w:pPr>
        <w:spacing w:after="80" w:before="80" w:lineRule="auto"/>
        <w:jc w:val="both"/>
        <w:rPr/>
      </w:pPr>
      <w:r>
        <w:rPr>
          <w:b w:val="1"/>
          <w:bCs w:val="1"/>
          <w:rtl w:val="0"/>
        </w:rPr>
        <w:t xml:space="preserve">Oświadczam, że:</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Osiągam stały i rzeczywisty dochód umożliwiający spłatę pożyczki.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Nie posiadam przeterminowanych zobowiązań pieniężnych.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Żadne moje zobowiązanie kredytowe ani pożyczkowe nie zostało wypowiedziane.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Wszystkie moje zobowiązania reguluję terminowo.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Nie toczy się wobec mnie postępowanie egzekucyjne.</w:t>
      </w:r>
    </w:p>
    <w:p w:rsidR="00000000" w:rsidDel="00000000" w:rsidP="00000000" w:rsidRDefault="00000000" w:rsidRPr="00000000" w14:paraId="0000002A">
      <w:pPr>
        <w:spacing w:after="40" w:before="40" w:lineRule="auto"/>
        <w:rPr/>
      </w:pPr>
      <w:r>
        <w:rPr>
          <w:rtl w:val="0"/>
        </w:rPr>
      </w:r>
    </w:p>
    <w:p w:rsidR="00000000" w:rsidDel="00000000" w:rsidP="00000000" w:rsidRDefault="00000000" w:rsidRPr="00000000" w14:paraId="0000002B">
      <w:pPr>
        <w:pBdr>
          <w:bottom w:color="2e4a7a" w:space="4" w:sz="6" w:val="single"/>
        </w:pBdr>
        <w:spacing w:after="120" w:before="280" w:lineRule="auto"/>
        <w:rPr/>
      </w:pPr>
      <w:r>
        <w:rPr>
          <w:b w:val="1"/>
          <w:bCs w:val="1"/>
          <w:smallCaps w:val="1"/>
          <w:sz w:val="22"/>
          <w:szCs w:val="22"/>
          <w:rtl w:val="0"/>
        </w:rPr>
        <w:t xml:space="preserve">V. OŚWIADCZENIE PEP</w:t>
      </w:r>
      <w:r>
        <w:rPr>
          <w:rtl w:val="0"/>
        </w:rPr>
      </w:r>
    </w:p>
    <w:p w:rsidR="00000000" w:rsidDel="00000000" w:rsidP="00000000" w:rsidRDefault="00000000" w:rsidRPr="00000000" w14:paraId="0000002C">
      <w:pPr>
        <w:spacing w:after="40" w:before="40" w:lineRule="auto"/>
        <w:rPr/>
      </w:pPr>
      <w:r>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Nie jestem osobą zajmującą eksponowane stanowisko polityczne (PEP), ani osobą z nią powiązaną.</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Jestem osobą PEP lub osobą powiązaną z PEP.</w:t>
      </w:r>
    </w:p>
    <w:p w:rsidR="00000000" w:rsidDel="00000000" w:rsidP="00000000" w:rsidRDefault="00000000" w:rsidRPr="00000000" w14:paraId="0000002F">
      <w:pPr>
        <w:spacing w:after="40" w:before="40" w:lineRule="auto"/>
        <w:rPr/>
      </w:pPr>
      <w:r>
        <w:rPr>
          <w:rtl w:val="0"/>
        </w:rPr>
      </w:r>
    </w:p>
    <w:p w:rsidR="00000000" w:rsidDel="00000000" w:rsidP="00000000" w:rsidRDefault="00000000" w:rsidRPr="00000000" w14:paraId="00000030">
      <w:pPr>
        <w:pBdr>
          <w:bottom w:color="2e4a7a" w:space="4" w:sz="6" w:val="single"/>
        </w:pBdr>
        <w:spacing w:after="120" w:before="280" w:lineRule="auto"/>
        <w:rPr/>
      </w:pPr>
      <w:r>
        <w:rPr>
          <w:b w:val="1"/>
          <w:bCs w:val="1"/>
          <w:smallCaps w:val="1"/>
          <w:sz w:val="22"/>
          <w:szCs w:val="22"/>
          <w:rtl w:val="0"/>
        </w:rPr>
        <w:t xml:space="preserve">VI. AML – DO WYPEŁNIENIA PRZEZ POŻYCZKODAWCĘ</w:t>
      </w:r>
      <w:r>
        <w:rPr>
          <w:rtl w:val="0"/>
        </w:rPr>
      </w:r>
    </w:p>
    <w:p w:rsidR="00000000" w:rsidDel="00000000" w:rsidP="00000000" w:rsidRDefault="00000000" w:rsidRPr="00000000" w14:paraId="00000031">
      <w:pPr>
        <w:spacing w:after="40" w:before="40" w:lineRule="auto"/>
        <w:rPr/>
      </w:pPr>
      <w:r>
        <w:rPr>
          <w:rtl w:val="0"/>
        </w:rPr>
      </w:r>
    </w:p>
    <w:p w:rsidR="00000000" w:rsidDel="00000000" w:rsidP="00000000" w:rsidRDefault="00000000" w:rsidRPr="00000000" w14:paraId="00000032">
      <w:pPr>
        <w:spacing w:after="80" w:before="80" w:lineRule="auto"/>
        <w:jc w:val="both"/>
        <w:rPr/>
      </w:pPr>
      <w:r>
        <w:rPr>
          <w:rtl w:val="0"/>
        </w:rPr>
        <w:t xml:space="preserve">Ocena ryzyka:  </w:t>
      </w:r>
      <w:r>
        <w:rPr>
          <w:b w:val="1"/>
          <w:bCs w:val="1"/>
          <w:rtl w:val="0"/>
        </w:rPr>
        <w:t xml:space="preserve">☐ niskie   ☐ średnie   ☐ wysokie</w:t>
      </w:r>
      <w:r>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Transakcja przekracza równowartość 15 000 EUR – wpis do ewidencji AML</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Transakcja nie przekracza równowartości 15 000 EUR</w:t>
      </w:r>
    </w:p>
    <w:p w:rsidR="00000000" w:rsidDel="00000000" w:rsidP="00000000" w:rsidRDefault="00000000" w:rsidRPr="00000000" w14:paraId="00000035">
      <w:pPr>
        <w:spacing w:after="40" w:before="40" w:lineRule="auto"/>
        <w:rPr/>
      </w:pPr>
      <w:r>
        <w:rPr>
          <w:rtl w:val="0"/>
        </w:rPr>
      </w:r>
    </w:p>
    <w:p w:rsidR="00000000" w:rsidDel="00000000" w:rsidP="00000000" w:rsidRDefault="00000000" w:rsidRPr="00000000" w14:paraId="00000036">
      <w:pPr>
        <w:pBdr>
          <w:bottom w:color="2e4a7a" w:space="4" w:sz="6" w:val="single"/>
        </w:pBdr>
        <w:spacing w:after="120" w:before="280" w:lineRule="auto"/>
        <w:rPr/>
      </w:pPr>
      <w:r>
        <w:rPr>
          <w:b w:val="1"/>
          <w:bCs w:val="1"/>
          <w:smallCaps w:val="1"/>
          <w:sz w:val="22"/>
          <w:szCs w:val="22"/>
          <w:rtl w:val="0"/>
        </w:rPr>
        <w:t xml:space="preserve">VII. ODPOWIEDZIALNOŚĆ KARNA</w:t>
      </w:r>
      <w:r>
        <w:rPr>
          <w:rtl w:val="0"/>
        </w:rPr>
      </w:r>
    </w:p>
    <w:p w:rsidR="00000000" w:rsidDel="00000000" w:rsidP="00000000" w:rsidRDefault="00000000" w:rsidRPr="00000000" w14:paraId="00000037">
      <w:pPr>
        <w:spacing w:after="40" w:before="40" w:lineRule="auto"/>
        <w:rPr/>
      </w:pPr>
      <w:r>
        <w:rPr>
          <w:rtl w:val="0"/>
        </w:rPr>
      </w:r>
    </w:p>
    <w:p w:rsidR="00000000" w:rsidDel="00000000" w:rsidP="00000000" w:rsidRDefault="00000000" w:rsidRPr="00000000" w14:paraId="00000038">
      <w:pPr>
        <w:spacing w:after="80" w:before="80" w:lineRule="auto"/>
        <w:jc w:val="both"/>
        <w:rPr/>
      </w:pPr>
      <w:r>
        <w:rPr>
          <w:rtl w:val="0"/>
        </w:rPr>
        <w:t xml:space="preserve">Oświadczam, że jestem świadomy/a, iż podanie nieprawdziwych danych lub złożenie nieprawdziwych oświadczeń w celu uzyskania pożyczki pieniężnej stanowi przestępstwo, w szczególności z art. 286 §1 oraz art. 297 §1 Kodeksu karnego.</w:t>
      </w:r>
    </w:p>
    <w:p w:rsidR="00000000" w:rsidDel="00000000" w:rsidP="00000000" w:rsidRDefault="00000000" w:rsidRPr="00000000" w14:paraId="00000039">
      <w:pPr>
        <w:spacing w:after="40" w:before="40" w:lineRule="auto"/>
        <w:rPr/>
      </w:pPr>
      <w:r>
        <w:rPr>
          <w:rtl w:val="0"/>
        </w:rPr>
      </w:r>
    </w:p>
    <w:p w:rsidR="00000000" w:rsidDel="00000000" w:rsidP="00000000" w:rsidRDefault="00000000" w:rsidRPr="00000000" w14:paraId="0000003A">
      <w:pPr>
        <w:pBdr>
          <w:bottom w:color="2e4a7a" w:space="4" w:sz="6" w:val="single"/>
        </w:pBdr>
        <w:spacing w:after="120" w:before="280" w:lineRule="auto"/>
        <w:rPr/>
      </w:pPr>
      <w:r>
        <w:rPr>
          <w:b w:val="1"/>
          <w:bCs w:val="1"/>
          <w:smallCaps w:val="1"/>
          <w:sz w:val="22"/>
          <w:szCs w:val="22"/>
          <w:rtl w:val="0"/>
        </w:rPr>
        <w:t xml:space="preserve">VIII. OŚWIADCZENIE KOŃCOWE</w:t>
      </w:r>
      <w:r>
        <w:rPr>
          <w:rtl w:val="0"/>
        </w:rPr>
      </w:r>
    </w:p>
    <w:p w:rsidR="00000000" w:rsidDel="00000000" w:rsidP="00000000" w:rsidRDefault="00000000" w:rsidRPr="00000000" w14:paraId="0000003B">
      <w:pPr>
        <w:spacing w:after="40" w:before="40" w:lineRule="auto"/>
        <w:rPr/>
      </w:pPr>
      <w:r>
        <w:rPr>
          <w:rtl w:val="0"/>
        </w:rPr>
      </w:r>
    </w:p>
    <w:p w:rsidR="00000000" w:rsidDel="00000000" w:rsidP="00000000" w:rsidRDefault="00000000" w:rsidRPr="00000000" w14:paraId="0000003C">
      <w:pPr>
        <w:spacing w:after="80" w:before="80" w:lineRule="auto"/>
        <w:jc w:val="both"/>
        <w:rPr/>
      </w:pPr>
      <w:r>
        <w:rPr>
          <w:rtl w:val="0"/>
        </w:rPr>
        <w:t xml:space="preserve">Oświadczam, że zapoznałem/am się z treścią niniejszego wniosku i składam go dobrowolnie.</w:t>
      </w:r>
    </w:p>
    <w:p w:rsidR="00000000" w:rsidDel="00000000" w:rsidP="00000000" w:rsidRDefault="00000000" w:rsidRPr="00000000" w14:paraId="0000003D">
      <w:pPr>
        <w:spacing w:after="40" w:before="40" w:lineRule="auto"/>
        <w:rPr/>
      </w:pP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3E">
            <w:pPr>
              <w:spacing w:after="80" w:before="80" w:lineRule="auto"/>
              <w:jc w:val="both"/>
              <w:rPr/>
            </w:pPr>
            <w:r>
              <w:rPr>
                <w:rtl w:val="0"/>
              </w:rPr>
              <w:t xml:space="preserve">Miejscowość: </w:t>
            </w:r>
            <w:r>
              <w:rPr>
                <w:b w:val="1"/>
                <w:bCs w:val="1"/>
                <w:color w:val="c00000"/>
                <w:rtl w:val="0"/>
              </w:rPr>
              <w:t xml:space="preserve">[MIEJSCOWOŚĆ]</w:t>
            </w:r>
            <w:r>
              <w:rPr>
                <w:rtl w:val="0"/>
              </w:rPr>
              <w:t xml:space="preserve">,  Data: </w:t>
            </w:r>
            <w:r>
              <w:rPr>
                <w:b w:val="1"/>
                <w:bCs w:val="1"/>
                <w:color w:val="c00000"/>
                <w:rtl w:val="0"/>
              </w:rPr>
              <w:t xml:space="preserve">[DD.MM.RRRR]</w:t>
            </w:r>
            <w:r>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3F">
            <w:pPr>
              <w:spacing w:after="80" w:before="80" w:lineRule="auto"/>
              <w:jc w:val="center"/>
              <w:rPr/>
            </w:pPr>
            <w:r>
              <w:rPr>
                <w:rtl w:val="0"/>
              </w:rPr>
              <w:t xml:space="preserve">……………………………………………………</w:t>
              <w:br w:type="textWrapping"/>
              <w:t xml:space="preserve">Czytelny podpis Wnioskodawcy</w:t>
            </w:r>
          </w:p>
        </w:tc>
      </w:tr>
    </w:tbl>
    <w:p w:rsidR="00000000" w:rsidDel="00000000" w:rsidP="00000000" w:rsidRDefault="00000000" w:rsidRPr="00000000" w14:paraId="00000040">
      <w:pPr>
        <w:spacing w:after="40" w:before="40" w:lineRule="auto"/>
        <w:rPr/>
      </w:pPr>
      <w:r>
        <w:rPr>
          <w:rtl w:val="0"/>
        </w:rPr>
      </w:r>
    </w:p>
    <w:p w:rsidR="00000000" w:rsidDel="00000000" w:rsidP="00000000" w:rsidRDefault="00000000" w:rsidRPr="00000000" w14:paraId="00000041">
      <w:pPr>
        <w:spacing w:after="40" w:before="40" w:lineRule="auto"/>
        <w:rPr/>
      </w:pPr>
      <w:r>
        <w:rPr>
          <w:rtl w:val="0"/>
        </w:rPr>
      </w:r>
    </w:p>
    <w:p w:rsidR="00000000" w:rsidDel="00000000" w:rsidP="00000000" w:rsidRDefault="00000000" w:rsidRPr="00000000" w14:paraId="00000042">
      <w:pPr>
        <w:pageBreakBefore w:val="1"/>
        <w:rPr/>
      </w:pPr>
      <w:r>
        <w:rPr>
          <w:rtl w:val="0"/>
        </w:rPr>
      </w:r>
    </w:p>
    <w:p w:rsidR="00000000" w:rsidDel="00000000" w:rsidP="00000000" w:rsidRDefault="00000000" w:rsidRPr="00000000" w14:paraId="00000043">
      <w:pPr>
        <w:pStyle w:val="Heading1"/>
        <w:spacing w:after="120" w:before="240" w:lineRule="auto"/>
        <w:jc w:val="center"/>
        <w:rPr/>
      </w:pPr>
      <w:r>
        <w:rPr>
          <w:b w:val="1"/>
          <w:bCs w:val="1"/>
          <w:sz w:val="28"/>
          <w:szCs w:val="28"/>
          <w:rtl w:val="0"/>
        </w:rPr>
        <w:t xml:space="preserve">UMOWA POŻYCZKI</w:t>
      </w:r>
      <w:r>
        <w:rPr>
          <w:rtl w:val="0"/>
        </w:rPr>
      </w:r>
    </w:p>
    <w:p w:rsidR="00000000" w:rsidDel="00000000" w:rsidP="00000000" w:rsidRDefault="00000000" w:rsidRPr="00000000" w14:paraId="00000044">
      <w:pPr>
        <w:spacing w:after="40" w:before="40" w:lineRule="auto"/>
        <w:rPr/>
      </w:pPr>
      <w:r>
        <w:rPr>
          <w:rtl w:val="0"/>
        </w:rPr>
      </w:r>
    </w:p>
    <w:p w:rsidR="00000000" w:rsidDel="00000000" w:rsidP="00000000" w:rsidRDefault="00000000" w:rsidRPr="00000000" w14:paraId="00000045">
      <w:pPr>
        <w:spacing w:after="80" w:before="80" w:lineRule="auto"/>
        <w:jc w:val="both"/>
        <w:rPr/>
      </w:pPr>
      <w:r>
        <w:rPr>
          <w:rtl w:val="0"/>
        </w:rPr>
        <w:t xml:space="preserve">zawarta dnia </w:t>
      </w:r>
      <w:r>
        <w:rPr>
          <w:b w:val="1"/>
          <w:bCs w:val="1"/>
          <w:color w:val="c00000"/>
          <w:rtl w:val="0"/>
        </w:rPr>
        <w:t xml:space="preserve">[DD.MM.RRRR]</w:t>
      </w:r>
      <w:r>
        <w:rPr>
          <w:rtl w:val="0"/>
        </w:rPr>
        <w:t xml:space="preserve"> w </w:t>
      </w:r>
      <w:r>
        <w:rPr>
          <w:b w:val="1"/>
          <w:bCs w:val="1"/>
          <w:color w:val="c00000"/>
          <w:rtl w:val="0"/>
        </w:rPr>
        <w:t xml:space="preserve">[MIEJSCOWOŚĆ]</w:t>
      </w:r>
      <w:r>
        <w:rPr>
          <w:rtl w:val="0"/>
        </w:rPr>
        <w:t xml:space="preserve"> pomiędzy:</w:t>
      </w:r>
    </w:p>
    <w:p w:rsidR="00000000" w:rsidDel="00000000" w:rsidP="00000000" w:rsidRDefault="00000000" w:rsidRPr="00000000" w14:paraId="00000046">
      <w:pPr>
        <w:spacing w:after="40" w:before="40" w:lineRule="auto"/>
        <w:rPr/>
      </w:pPr>
      <w:r>
        <w:rPr>
          <w:rtl w:val="0"/>
        </w:rPr>
      </w:r>
    </w:p>
    <w:p w:rsidR="00000000" w:rsidDel="00000000" w:rsidP="00000000" w:rsidRDefault="00000000" w:rsidRPr="00000000" w14:paraId="00000047">
      <w:pPr>
        <w:spacing w:after="80" w:before="80" w:lineRule="auto"/>
        <w:jc w:val="both"/>
        <w:rPr/>
      </w:pPr>
      <w:r>
        <w:rPr>
          <w:b w:val="1"/>
          <w:bCs w:val="1"/>
          <w:color w:val="c00000"/>
          <w:rtl w:val="0"/>
        </w:rPr>
        <w:t xml:space="preserve">[IMIĘ NAZWISKO / FIRMA POŻYCZKOBIORCY]</w:t>
      </w:r>
      <w:r>
        <w:rPr>
          <w:rtl w:val="0"/>
        </w:rPr>
        <w:t xml:space="preserve">, zamieszkałym/ą / z siedzibą w </w:t>
      </w:r>
      <w:r>
        <w:rPr>
          <w:b w:val="1"/>
          <w:bCs w:val="1"/>
          <w:color w:val="c00000"/>
          <w:rtl w:val="0"/>
        </w:rPr>
        <w:t xml:space="preserve">[ADRES]</w:t>
      </w:r>
      <w:r>
        <w:rPr>
          <w:rtl w:val="0"/>
        </w:rPr>
        <w:t xml:space="preserve">, PESEL/NIP: </w:t>
      </w:r>
      <w:r>
        <w:rPr>
          <w:b w:val="1"/>
          <w:bCs w:val="1"/>
          <w:color w:val="c00000"/>
          <w:rtl w:val="0"/>
        </w:rPr>
        <w:t xml:space="preserve">[PESEL / NIP]</w:t>
      </w:r>
      <w:r>
        <w:rPr>
          <w:rtl w:val="0"/>
        </w:rPr>
        <w:t xml:space="preserve">, zwanym/ą dalej </w:t>
      </w:r>
      <w:r>
        <w:rPr>
          <w:b w:val="1"/>
          <w:bCs w:val="1"/>
          <w:rtl w:val="0"/>
        </w:rPr>
        <w:t xml:space="preserve">„Pożyczkobiorcą”</w:t>
      </w:r>
      <w:r>
        <w:rPr>
          <w:rtl w:val="0"/>
        </w:rPr>
        <w:t xml:space="preserve">,</w:t>
      </w:r>
    </w:p>
    <w:p w:rsidR="00000000" w:rsidDel="00000000" w:rsidP="00000000" w:rsidRDefault="00000000" w:rsidRPr="00000000" w14:paraId="00000048">
      <w:pPr>
        <w:spacing w:after="40" w:before="40" w:lineRule="auto"/>
        <w:rPr/>
      </w:pPr>
      <w:r>
        <w:rPr>
          <w:rtl w:val="0"/>
        </w:rPr>
      </w:r>
    </w:p>
    <w:p w:rsidR="00000000" w:rsidDel="00000000" w:rsidP="00000000" w:rsidRDefault="00000000" w:rsidRPr="00000000" w14:paraId="00000049">
      <w:pPr>
        <w:spacing w:after="80" w:before="80" w:lineRule="auto"/>
        <w:jc w:val="both"/>
        <w:rPr/>
      </w:pPr>
      <w:r>
        <w:rPr>
          <w:b w:val="1"/>
          <w:bCs w:val="1"/>
          <w:color w:val="c00000"/>
          <w:rtl w:val="0"/>
        </w:rPr>
        <w:t xml:space="preserve">[IMIĘ NAZWISKO / FIRMA PORĘCZYCIELA]</w:t>
      </w:r>
      <w:r>
        <w:rPr>
          <w:rtl w:val="0"/>
        </w:rPr>
        <w:t xml:space="preserve">, zamieszkałym/ą / z siedzibą w </w:t>
      </w:r>
      <w:r>
        <w:rPr>
          <w:b w:val="1"/>
          <w:bCs w:val="1"/>
          <w:color w:val="c00000"/>
          <w:rtl w:val="0"/>
        </w:rPr>
        <w:t xml:space="preserve">[ADRES]</w:t>
      </w:r>
      <w:r>
        <w:rPr>
          <w:rtl w:val="0"/>
        </w:rPr>
        <w:t xml:space="preserve">, PESEL/NIP: </w:t>
      </w:r>
      <w:r>
        <w:rPr>
          <w:b w:val="1"/>
          <w:bCs w:val="1"/>
          <w:color w:val="c00000"/>
          <w:rtl w:val="0"/>
        </w:rPr>
        <w:t xml:space="preserve">[PESEL / NIP]</w:t>
      </w:r>
      <w:r>
        <w:rPr>
          <w:rtl w:val="0"/>
        </w:rPr>
        <w:t xml:space="preserve">, zwanym/ą dalej </w:t>
      </w:r>
      <w:r>
        <w:rPr>
          <w:b w:val="1"/>
          <w:bCs w:val="1"/>
          <w:rtl w:val="0"/>
        </w:rPr>
        <w:t xml:space="preserve">„Poręczycielem”</w:t>
      </w:r>
      <w:r>
        <w:rPr>
          <w:rtl w:val="0"/>
        </w:rPr>
        <w:t xml:space="preserve">,</w:t>
      </w:r>
    </w:p>
    <w:p w:rsidR="00000000" w:rsidDel="00000000" w:rsidP="00000000" w:rsidRDefault="00000000" w:rsidRPr="00000000" w14:paraId="0000004A">
      <w:pPr>
        <w:spacing w:after="40" w:before="40" w:lineRule="auto"/>
        <w:rPr/>
      </w:pPr>
      <w:r>
        <w:rPr>
          <w:rtl w:val="0"/>
        </w:rPr>
      </w:r>
    </w:p>
    <w:p w:rsidR="00000000" w:rsidDel="00000000" w:rsidP="00000000" w:rsidRDefault="00000000" w:rsidRPr="00000000" w14:paraId="0000004B">
      <w:pPr>
        <w:spacing w:after="80" w:before="80" w:lineRule="auto"/>
        <w:jc w:val="both"/>
        <w:rPr/>
      </w:pPr>
      <w:r>
        <w:rPr>
          <w:b w:val="1"/>
          <w:bCs w:val="1"/>
          <w:color w:val="c00000"/>
          <w:rtl w:val="0"/>
        </w:rPr>
        <w:t xml:space="preserve">[IMIĘ NAZWISKO / FIRMA POŻYCZKODAWCY]</w:t>
      </w:r>
      <w:r>
        <w:rPr>
          <w:rtl w:val="0"/>
        </w:rPr>
        <w:t xml:space="preserve">, zamieszkałym/ą / z siedzibą w </w:t>
      </w:r>
      <w:r>
        <w:rPr>
          <w:b w:val="1"/>
          <w:bCs w:val="1"/>
          <w:color w:val="c00000"/>
          <w:rtl w:val="0"/>
        </w:rPr>
        <w:t xml:space="preserve">[ADRES]</w:t>
      </w:r>
      <w:r>
        <w:rPr>
          <w:rtl w:val="0"/>
        </w:rPr>
        <w:t xml:space="preserve">, PESEL/NIP: </w:t>
      </w:r>
      <w:r>
        <w:rPr>
          <w:b w:val="1"/>
          <w:bCs w:val="1"/>
          <w:color w:val="c00000"/>
          <w:rtl w:val="0"/>
        </w:rPr>
        <w:t xml:space="preserve">[PESEL / NIP]</w:t>
      </w:r>
      <w:r>
        <w:rPr>
          <w:rtl w:val="0"/>
        </w:rPr>
        <w:t xml:space="preserve">, zwanym/ą dalej </w:t>
      </w:r>
      <w:r>
        <w:rPr>
          <w:b w:val="1"/>
          <w:bCs w:val="1"/>
          <w:rtl w:val="0"/>
        </w:rPr>
        <w:t xml:space="preserve">„Pożyczkodawcą”</w:t>
      </w:r>
      <w:r>
        <w:rPr>
          <w:rtl w:val="0"/>
        </w:rPr>
        <w:t xml:space="preserve">.</w:t>
      </w:r>
    </w:p>
    <w:p w:rsidR="00000000" w:rsidDel="00000000" w:rsidP="00000000" w:rsidRDefault="00000000" w:rsidRPr="00000000" w14:paraId="0000004C">
      <w:pPr>
        <w:spacing w:after="40" w:before="40" w:lineRule="auto"/>
        <w:rPr/>
      </w:pPr>
      <w:r>
        <w:rPr>
          <w:rtl w:val="0"/>
        </w:rPr>
      </w:r>
    </w:p>
    <w:p w:rsidR="00000000" w:rsidDel="00000000" w:rsidP="00000000" w:rsidRDefault="00000000" w:rsidRPr="00000000" w14:paraId="0000004D">
      <w:pPr>
        <w:pBdr>
          <w:bottom w:color="2e4a7a" w:space="4" w:sz="6" w:val="single"/>
        </w:pBdr>
        <w:spacing w:after="120" w:before="280" w:lineRule="auto"/>
        <w:rPr/>
      </w:pPr>
      <w:r>
        <w:rPr>
          <w:b w:val="1"/>
          <w:bCs w:val="1"/>
          <w:smallCaps w:val="1"/>
          <w:sz w:val="22"/>
          <w:szCs w:val="22"/>
          <w:rtl w:val="0"/>
        </w:rPr>
        <w:t xml:space="preserve">§ 1 – PRZEDMIOT UMOWY</w:t>
      </w:r>
      <w:r>
        <w:rPr>
          <w:rtl w:val="0"/>
        </w:rPr>
      </w:r>
    </w:p>
    <w:p w:rsidR="00000000" w:rsidDel="00000000" w:rsidP="00000000" w:rsidRDefault="00000000" w:rsidRPr="00000000" w14:paraId="0000004E">
      <w:pPr>
        <w:spacing w:after="40" w:before="40" w:lineRule="auto"/>
        <w:rPr/>
      </w:pPr>
      <w:r>
        <w:rPr>
          <w:rtl w:val="0"/>
        </w:rPr>
      </w:r>
    </w:p>
    <w:p w:rsidR="00000000" w:rsidDel="00000000" w:rsidP="00000000" w:rsidRDefault="00000000" w:rsidRPr="00000000" w14:paraId="0000004F">
      <w:pPr>
        <w:spacing w:after="80" w:before="80" w:lineRule="auto"/>
        <w:ind w:left="360" w:hanging="360"/>
        <w:jc w:val="both"/>
        <w:rPr/>
      </w:pPr>
      <w:r>
        <w:rPr>
          <w:b w:val="1"/>
          <w:bCs w:val="1"/>
          <w:rtl w:val="0"/>
        </w:rPr>
        <w:t xml:space="preserve">1. </w:t>
      </w:r>
      <w:r>
        <w:rPr>
          <w:rtl w:val="0"/>
        </w:rPr>
        <w:t xml:space="preserve">Przedmiotem Umowy jest udzielenie przez Pożyczkodawcę pożyczki pieniężnej dla Pożyczkobiorcy prowadzącego działalność gospodarczą, na cele związane bezpośrednio z działalnością zawodową Pożyczkobiorcy.</w:t>
      </w:r>
    </w:p>
    <w:p w:rsidR="00000000" w:rsidDel="00000000" w:rsidP="00000000" w:rsidRDefault="00000000" w:rsidRPr="00000000" w14:paraId="00000050">
      <w:pPr>
        <w:spacing w:after="80" w:before="80" w:lineRule="auto"/>
        <w:ind w:left="360" w:hanging="360"/>
        <w:jc w:val="both"/>
        <w:rPr/>
      </w:pPr>
      <w:r>
        <w:rPr>
          <w:b w:val="1"/>
          <w:bCs w:val="1"/>
          <w:rtl w:val="0"/>
        </w:rPr>
        <w:t xml:space="preserve">2. </w:t>
      </w:r>
      <w:r>
        <w:rPr>
          <w:rtl w:val="0"/>
        </w:rPr>
        <w:t xml:space="preserve">Pożyczkobiorca oświadcza, iż uzyskane z pożyczki środki przeznaczy w całości na bieżące finansowanie swojej działalności zawodowej.</w:t>
      </w:r>
    </w:p>
    <w:p w:rsidR="00000000" w:rsidDel="00000000" w:rsidP="00000000" w:rsidRDefault="00000000" w:rsidRPr="00000000" w14:paraId="00000051">
      <w:pPr>
        <w:spacing w:after="80" w:before="80" w:lineRule="auto"/>
        <w:ind w:left="360" w:hanging="360"/>
        <w:jc w:val="both"/>
        <w:rPr/>
      </w:pPr>
      <w:r>
        <w:rPr>
          <w:b w:val="1"/>
          <w:bCs w:val="1"/>
          <w:rtl w:val="0"/>
        </w:rPr>
        <w:t xml:space="preserve">3. </w:t>
      </w:r>
      <w:r>
        <w:rPr>
          <w:rtl w:val="0"/>
        </w:rPr>
        <w:t xml:space="preserve">Strony postanawiają, że kwota pożyczki nie może zostać przeznaczona na zakup, remont lub spłatę zobowiązań dotyczących nieruchomości.</w:t>
      </w:r>
    </w:p>
    <w:p w:rsidR="00000000" w:rsidDel="00000000" w:rsidP="00000000" w:rsidRDefault="00000000" w:rsidRPr="00000000" w14:paraId="00000052">
      <w:pPr>
        <w:spacing w:after="40" w:before="40" w:lineRule="auto"/>
        <w:rPr/>
      </w:pPr>
      <w:r>
        <w:rPr>
          <w:rtl w:val="0"/>
        </w:rPr>
      </w:r>
    </w:p>
    <w:p w:rsidR="00000000" w:rsidDel="00000000" w:rsidP="00000000" w:rsidRDefault="00000000" w:rsidRPr="00000000" w14:paraId="00000053">
      <w:pPr>
        <w:pBdr>
          <w:bottom w:color="2e4a7a" w:space="4" w:sz="6" w:val="single"/>
        </w:pBdr>
        <w:spacing w:after="120" w:before="280" w:lineRule="auto"/>
        <w:rPr/>
      </w:pPr>
      <w:r>
        <w:rPr>
          <w:b w:val="1"/>
          <w:bCs w:val="1"/>
          <w:smallCaps w:val="1"/>
          <w:sz w:val="22"/>
          <w:szCs w:val="22"/>
          <w:rtl w:val="0"/>
        </w:rPr>
        <w:t xml:space="preserve">§ 2 – KWOTA POŻYCZKI, PROWIZJA I WARUNKI WYPŁATY</w:t>
      </w:r>
      <w:r>
        <w:rPr>
          <w:rtl w:val="0"/>
        </w:rPr>
      </w:r>
    </w:p>
    <w:p w:rsidR="00000000" w:rsidDel="00000000" w:rsidP="00000000" w:rsidRDefault="00000000" w:rsidRPr="00000000" w14:paraId="00000054">
      <w:pPr>
        <w:spacing w:after="40" w:before="40" w:lineRule="auto"/>
        <w:rPr/>
      </w:pPr>
      <w:r>
        <w:rPr>
          <w:rtl w:val="0"/>
        </w:rPr>
      </w:r>
    </w:p>
    <w:p w:rsidR="00000000" w:rsidDel="00000000" w:rsidP="00000000" w:rsidRDefault="00000000" w:rsidRPr="00000000" w14:paraId="00000055">
      <w:pPr>
        <w:spacing w:after="80" w:before="80" w:lineRule="auto"/>
        <w:ind w:left="360" w:hanging="360"/>
        <w:jc w:val="both"/>
        <w:rPr/>
      </w:pPr>
      <w:r>
        <w:rPr>
          <w:b w:val="1"/>
          <w:bCs w:val="1"/>
          <w:rtl w:val="0"/>
        </w:rPr>
        <w:t xml:space="preserve">1. </w:t>
      </w:r>
      <w:r>
        <w:rPr>
          <w:rtl w:val="0"/>
        </w:rPr>
        <w:t xml:space="preserve">Pożyczkodawca udziela Pożyczkobiorcy pożyczki w kwocie </w:t>
      </w:r>
      <w:r>
        <w:rPr>
          <w:b w:val="1"/>
          <w:bCs w:val="1"/>
          <w:color w:val="c00000"/>
          <w:rtl w:val="0"/>
        </w:rPr>
        <w:t xml:space="preserve">[KWOTA BRUTTO SŁOWNIE]</w:t>
      </w:r>
      <w:r>
        <w:rPr>
          <w:rtl w:val="0"/>
        </w:rPr>
        <w:t xml:space="preserve"> (</w:t>
      </w:r>
      <w:r>
        <w:rPr>
          <w:b w:val="1"/>
          <w:bCs w:val="1"/>
          <w:color w:val="c00000"/>
          <w:rtl w:val="0"/>
        </w:rPr>
        <w:t xml:space="preserve">[KWOTA BRUTTO CYFRAMI]</w:t>
      </w:r>
      <w:r>
        <w:rPr>
          <w:rtl w:val="0"/>
        </w:rPr>
        <w:t xml:space="preserve"> zł), zwanej dalej </w:t>
      </w:r>
      <w:r>
        <w:rPr>
          <w:b w:val="1"/>
          <w:bCs w:val="1"/>
          <w:rtl w:val="0"/>
        </w:rPr>
        <w:t xml:space="preserve">„Kwotą Brutto”</w:t>
      </w:r>
      <w:r>
        <w:rPr>
          <w:rtl w:val="0"/>
        </w:rPr>
        <w:t xml:space="preserve">. Poręczyciel poręcza spłatę tej pożyczki w całości wraz z odsetkami, prowizją, odsetkami karnymi, opłatami windykacyjnymi oraz wszelkimi innymi należnościami wynikającymi z niniejszej Umowy.</w:t>
      </w:r>
    </w:p>
    <w:p w:rsidR="00000000" w:rsidDel="00000000" w:rsidP="00000000" w:rsidRDefault="00000000" w:rsidRPr="00000000" w14:paraId="00000056">
      <w:pPr>
        <w:spacing w:after="80" w:before="80" w:lineRule="auto"/>
        <w:ind w:left="360" w:hanging="360"/>
        <w:jc w:val="both"/>
        <w:rPr/>
      </w:pPr>
      <w:r>
        <w:rPr>
          <w:b w:val="1"/>
          <w:bCs w:val="1"/>
          <w:rtl w:val="0"/>
        </w:rPr>
        <w:t xml:space="preserve">2. </w:t>
      </w:r>
      <w:r>
        <w:rPr>
          <w:rtl w:val="0"/>
        </w:rPr>
        <w:t xml:space="preserve">Pożyczkodawca pobiera jednorazową prowizję za udzielenie pożyczki w wysokości </w:t>
      </w:r>
      <w:r>
        <w:rPr>
          <w:b w:val="1"/>
          <w:bCs w:val="1"/>
          <w:color w:val="c00000"/>
          <w:rtl w:val="0"/>
        </w:rPr>
        <w:t xml:space="preserve">[KWOTA PROWIZJI SŁOWNIE]</w:t>
      </w:r>
      <w:r>
        <w:rPr>
          <w:rtl w:val="0"/>
        </w:rPr>
        <w:t xml:space="preserve"> (</w:t>
      </w:r>
      <w:r>
        <w:rPr>
          <w:b w:val="1"/>
          <w:bCs w:val="1"/>
          <w:color w:val="c00000"/>
          <w:rtl w:val="0"/>
        </w:rPr>
        <w:t xml:space="preserve">[KWOTA PROWIZJI CYFRAMI]</w:t>
      </w:r>
      <w:r>
        <w:rPr>
          <w:rtl w:val="0"/>
        </w:rPr>
        <w:t xml:space="preserve"> zł), która obejmuje wszelkie koszty związane z: weryfikacją wniosku, oceną ryzyka, przygotowaniem i zawarciem Umowy, oceną zabezpieczenia hipotecznego oraz kosztami obsługi transakcji. Prowizja jest wynagrodzeniem Pożyczkodawcy za udzielenie pożyczki w trybie uproszczonym, bez przeprowadzania standardowych procedur weryfikacyjnych, o których mowa w ust. 3. Prowizja potrącana jest w całości z Kwoty Brutto przy wypłacie.</w:t>
      </w:r>
      <w:commentRangeStart w:id="0"/>
      <w:ins w:id="801" w:author="Claude" w:date="2026-06-10T12:00:00Z">
        <w:r>
          <w:rPr>
            <w:rtl w:val="0"/>
          </w:rPr>
          <w:t xml:space="preserve"> Strony zgodnie potwierdzają, że wysokość prowizji odpowiada wartości i kosztom świadczeń Pożyczkodawcy wskazanych powyżej oraz przyjętemu ryzyku, a wzajemne świadczenia Stron nie pozostają w rażącej dysproporcji.</w:t>
        </w:r>
      </w:ins>
      <w:commentRangeEnd w:id="0"/>
      <w:r>
        <w:rPr>
          <w:rStyle w:val="CommentReference"/>
        </w:rPr>
        <w:commentReference w:id="0"/>
      </w:r>
    </w:p>
    <w:p w:rsidR="00000000" w:rsidDel="00000000" w:rsidP="00000000" w:rsidRDefault="00000000" w:rsidRPr="00000000" w14:paraId="00000057">
      <w:pPr>
        <w:spacing w:after="80" w:before="80" w:lineRule="auto"/>
        <w:ind w:left="360" w:hanging="360"/>
        <w:jc w:val="both"/>
        <w:rPr/>
      </w:pPr>
      <w:r>
        <w:rPr>
          <w:b w:val="1"/>
          <w:bCs w:val="1"/>
          <w:rtl w:val="0"/>
        </w:rPr>
        <w:t xml:space="preserve">3. </w:t>
      </w:r>
      <w:r>
        <w:rPr>
          <w:rtl w:val="0"/>
        </w:rPr>
        <w:t xml:space="preserve">Rezygnacja ze standardowych procedur weryfikacyjnych, która uzasadnia wysokość prowizji, obejmuje w szczególności: zaniechanie analizy danych zgromadzonych w BIK, KRD, ERIF BIG InfoMonitor oraz innych rejestrach dłużników; zaniechanie wizji lokalnej nieruchomości stanowiącej zabezpieczenie; rezygnację z obowiązku przedłożenia operatu szacunkowego; rezygnację z wymogu zawarcia umowy ubezpieczenia nieruchomości i cesji polisy na rzecz Pożyczkodawcy. Strony potwierdzają, że powyższe odstąpienia zostały wprowadzone na wniosek Pożyczkobiorcy.</w:t>
      </w:r>
    </w:p>
    <w:p w:rsidR="00000000" w:rsidDel="00000000" w:rsidP="00000000" w:rsidRDefault="00000000" w:rsidRPr="00000000" w14:paraId="00000058">
      <w:pPr>
        <w:spacing w:after="80" w:before="80" w:lineRule="auto"/>
        <w:ind w:left="360" w:hanging="360"/>
        <w:jc w:val="both"/>
        <w:rPr/>
      </w:pPr>
      <w:r>
        <w:rPr>
          <w:b w:val="1"/>
          <w:bCs w:val="1"/>
          <w:rtl w:val="0"/>
        </w:rPr>
        <w:t xml:space="preserve">4. </w:t>
      </w:r>
      <w:r>
        <w:rPr>
          <w:rtl w:val="0"/>
        </w:rPr>
        <w:t xml:space="preserve">Pożyczkodawca wypłaci Pożyczkobiorcy kwotę netto, tj. Kwotę Brutto pomniejszoną o prowizję, wynoszącą </w:t>
      </w:r>
      <w:r>
        <w:rPr>
          <w:b w:val="1"/>
          <w:bCs w:val="1"/>
          <w:color w:val="c00000"/>
          <w:rtl w:val="0"/>
        </w:rPr>
        <w:t xml:space="preserve">[KWOTA NETTO SŁOWNIE]</w:t>
      </w:r>
      <w:r>
        <w:rPr>
          <w:rtl w:val="0"/>
        </w:rPr>
        <w:t xml:space="preserve"> (</w:t>
      </w:r>
      <w:r>
        <w:rPr>
          <w:b w:val="1"/>
          <w:bCs w:val="1"/>
          <w:color w:val="c00000"/>
          <w:rtl w:val="0"/>
        </w:rPr>
        <w:t xml:space="preserve">[KWOTA NETTO CYFRAMI]</w:t>
      </w:r>
      <w:r>
        <w:rPr>
          <w:rtl w:val="0"/>
        </w:rPr>
        <w:t xml:space="preserve"> zł), zwaną dalej </w:t>
      </w:r>
      <w:r>
        <w:rPr>
          <w:b w:val="1"/>
          <w:bCs w:val="1"/>
          <w:rtl w:val="0"/>
        </w:rPr>
        <w:t xml:space="preserve">„Kwotą Netto”</w:t>
      </w:r>
      <w:r>
        <w:rPr>
          <w:rtl w:val="0"/>
        </w:rPr>
        <w:t xml:space="preserve">, w ciągu dwóch dni roboczych od momentu ustanowienia zabezpieczeń oraz przekazania Pożyczkodawcy dokumentów, o których mowa w ust. 7, w następujący sposób:</w:t>
      </w:r>
    </w:p>
    <w:p w:rsidR="00000000" w:rsidDel="00000000" w:rsidP="00000000" w:rsidRDefault="00000000" w:rsidRPr="00000000" w14:paraId="00000059">
      <w:pPr>
        <w:spacing w:after="60" w:before="60" w:lineRule="auto"/>
        <w:ind w:left="720" w:hanging="360"/>
        <w:jc w:val="both"/>
        <w:rPr/>
      </w:pPr>
      <w:r>
        <w:rPr>
          <w:b w:val="1"/>
          <w:bCs w:val="1"/>
          <w:rtl w:val="0"/>
        </w:rPr>
        <w:t xml:space="preserve">a) </w:t>
      </w:r>
      <w:r>
        <w:rPr>
          <w:rtl w:val="0"/>
        </w:rPr>
        <w:t xml:space="preserve">w części stanowiącej kwotę </w:t>
      </w:r>
      <w:r>
        <w:rPr>
          <w:b w:val="1"/>
          <w:bCs w:val="1"/>
          <w:color w:val="c00000"/>
          <w:rtl w:val="0"/>
        </w:rPr>
        <w:t xml:space="preserve">[KWOTA PRZELEWU ZŁ]</w:t>
      </w:r>
      <w:r>
        <w:rPr>
          <w:rtl w:val="0"/>
        </w:rPr>
        <w:t xml:space="preserve"> – na rachunek bankowy Pożyczkobiorcy nr </w:t>
      </w:r>
      <w:r>
        <w:rPr>
          <w:b w:val="1"/>
          <w:bCs w:val="1"/>
          <w:color w:val="c00000"/>
          <w:rtl w:val="0"/>
        </w:rPr>
        <w:t xml:space="preserve">[NR RACHUNKU]</w:t>
      </w:r>
      <w:r>
        <w:rPr>
          <w:rtl w:val="0"/>
        </w:rPr>
        <w:t xml:space="preserve">;</w:t>
      </w:r>
    </w:p>
    <w:p w:rsidR="00000000" w:rsidDel="00000000" w:rsidP="00000000" w:rsidRDefault="00000000" w:rsidRPr="00000000" w14:paraId="0000005A">
      <w:pPr>
        <w:spacing w:after="60" w:before="60" w:lineRule="auto"/>
        <w:ind w:left="720" w:hanging="360"/>
        <w:jc w:val="both"/>
        <w:rPr/>
      </w:pPr>
      <w:r>
        <w:rPr>
          <w:b w:val="1"/>
          <w:bCs w:val="1"/>
          <w:rtl w:val="0"/>
        </w:rPr>
        <w:t xml:space="preserve">b) </w:t>
      </w:r>
      <w:r>
        <w:rPr>
          <w:rtl w:val="0"/>
        </w:rPr>
        <w:t xml:space="preserve">w części stanowiącej kwotę </w:t>
      </w:r>
      <w:r>
        <w:rPr>
          <w:b w:val="1"/>
          <w:bCs w:val="1"/>
          <w:color w:val="c00000"/>
          <w:rtl w:val="0"/>
        </w:rPr>
        <w:t xml:space="preserve">[KWOTA GOTÓWKI ZŁ]</w:t>
      </w:r>
      <w:r>
        <w:rPr>
          <w:rtl w:val="0"/>
        </w:rPr>
        <w:t xml:space="preserve"> – gotówką do rąk własnych Pożyczkobiorcy w dniu podpisania Umowy; Pożyczkobiorca kwituje odbiór tej kwoty podpisem pod Umową;</w:t>
      </w:r>
    </w:p>
    <w:p w:rsidR="00000000" w:rsidDel="00000000" w:rsidP="00000000" w:rsidRDefault="00000000" w:rsidRPr="00000000" w14:paraId="0000005B">
      <w:pPr>
        <w:spacing w:after="60" w:before="60" w:lineRule="auto"/>
        <w:ind w:left="720" w:hanging="360"/>
        <w:jc w:val="both"/>
        <w:rPr/>
      </w:pPr>
      <w:r>
        <w:rPr>
          <w:b w:val="1"/>
          <w:bCs w:val="1"/>
          <w:rtl w:val="0"/>
        </w:rPr>
        <w:t xml:space="preserve">c) </w:t>
      </w:r>
      <w:r>
        <w:rPr>
          <w:rtl w:val="0"/>
        </w:rPr>
        <w:t xml:space="preserve">w części stanowiącej kwotę </w:t>
      </w:r>
      <w:r>
        <w:rPr>
          <w:b w:val="1"/>
          <w:bCs w:val="1"/>
          <w:color w:val="c00000"/>
          <w:rtl w:val="0"/>
        </w:rPr>
        <w:t xml:space="preserve">[KWOTA POŚREDNIKA ZŁ]</w:t>
      </w:r>
      <w:r>
        <w:rPr>
          <w:rtl w:val="0"/>
        </w:rPr>
        <w:t xml:space="preserve"> – na rachunek bankowy pośrednika finansowego </w:t>
      </w:r>
      <w:r>
        <w:rPr>
          <w:b w:val="1"/>
          <w:bCs w:val="1"/>
          <w:color w:val="c00000"/>
          <w:rtl w:val="0"/>
        </w:rPr>
        <w:t xml:space="preserve">[FIRMA POŚREDNIKA]</w:t>
      </w:r>
      <w:r>
        <w:rPr>
          <w:rtl w:val="0"/>
        </w:rPr>
        <w:t xml:space="preserve"> nr </w:t>
      </w:r>
      <w:r>
        <w:rPr>
          <w:b w:val="1"/>
          <w:bCs w:val="1"/>
          <w:color w:val="c00000"/>
          <w:rtl w:val="0"/>
        </w:rPr>
        <w:t xml:space="preserve">[NR RACHUNKU POŚREDNIKA]</w:t>
      </w:r>
      <w:r>
        <w:rPr>
          <w:rtl w:val="0"/>
        </w:rPr>
        <w:t xml:space="preserve">, tytułem należności wynikającej z faktury nr </w:t>
      </w:r>
      <w:r>
        <w:rPr>
          <w:b w:val="1"/>
          <w:bCs w:val="1"/>
          <w:color w:val="c00000"/>
          <w:rtl w:val="0"/>
        </w:rPr>
        <w:t xml:space="preserve">[NR FAKTURY]</w:t>
      </w:r>
      <w:r>
        <w:rPr>
          <w:rtl w:val="0"/>
        </w:rPr>
        <w:t xml:space="preserve">; w tym zakresie Pożyczkobiorca dokonuje przekazu tej kwoty, a Pożyczkodawca przekaz ten przyjmuje;</w:t>
      </w:r>
    </w:p>
    <w:p w:rsidR="00000000" w:rsidDel="00000000" w:rsidP="00000000" w:rsidRDefault="00000000" w:rsidRPr="00000000" w14:paraId="0000005C">
      <w:pPr>
        <w:spacing w:after="60" w:before="60" w:lineRule="auto"/>
        <w:ind w:left="720" w:hanging="360"/>
        <w:jc w:val="both"/>
        <w:rPr/>
      </w:pPr>
      <w:r>
        <w:rPr>
          <w:b w:val="1"/>
          <w:bCs w:val="1"/>
          <w:rtl w:val="0"/>
        </w:rPr>
        <w:t xml:space="preserve">d) </w:t>
      </w:r>
      <w:r>
        <w:rPr>
          <w:rtl w:val="0"/>
        </w:rPr>
        <w:t xml:space="preserve">w części stanowiącej kwotę </w:t>
      </w:r>
      <w:r>
        <w:rPr>
          <w:b w:val="1"/>
          <w:bCs w:val="1"/>
          <w:color w:val="c00000"/>
          <w:rtl w:val="0"/>
        </w:rPr>
        <w:t xml:space="preserve">[KWOTA NOTARIUSZ ZŁ]</w:t>
      </w:r>
      <w:r>
        <w:rPr>
          <w:rtl w:val="0"/>
        </w:rPr>
        <w:t xml:space="preserve"> – na rachunek Kancelarii Notarialnej </w:t>
      </w:r>
      <w:r>
        <w:rPr>
          <w:b w:val="1"/>
          <w:bCs w:val="1"/>
          <w:color w:val="c00000"/>
          <w:rtl w:val="0"/>
        </w:rPr>
        <w:t xml:space="preserve">[NAZWA KANCELARII]</w:t>
      </w:r>
      <w:r>
        <w:rPr>
          <w:rtl w:val="0"/>
        </w:rPr>
        <w:t xml:space="preserve"> nr </w:t>
      </w:r>
      <w:r>
        <w:rPr>
          <w:b w:val="1"/>
          <w:bCs w:val="1"/>
          <w:color w:val="c00000"/>
          <w:rtl w:val="0"/>
        </w:rPr>
        <w:t xml:space="preserve">[NR RACHUNKU NOTARIUSZA]</w:t>
      </w:r>
      <w:r>
        <w:rPr>
          <w:rtl w:val="0"/>
        </w:rPr>
        <w:t xml:space="preserve">, tytułem kosztów sporządzenia aktu notarialnego; w tym zakresie Pożyczkobiorca dokonuje przekazu tej kwoty, a Pożyczkodawca przekaz ten przyjmuje.</w:t>
      </w:r>
    </w:p>
    <w:p w:rsidR="00000000" w:rsidDel="00000000" w:rsidP="00000000" w:rsidRDefault="00000000" w:rsidRPr="00000000" w14:paraId="0000005D">
      <w:pPr>
        <w:spacing w:after="80" w:before="80" w:lineRule="auto"/>
        <w:ind w:left="360" w:hanging="360"/>
        <w:jc w:val="both"/>
        <w:rPr/>
      </w:pPr>
      <w:r>
        <w:rPr>
          <w:b w:val="1"/>
          <w:bCs w:val="1"/>
          <w:rtl w:val="0"/>
        </w:rPr>
        <w:t xml:space="preserve">5. </w:t>
      </w:r>
      <w:r>
        <w:rPr>
          <w:rtl w:val="0"/>
        </w:rPr>
        <w:t xml:space="preserve">Oprocentowanie pożyczki wynosi </w:t>
      </w:r>
      <w:r>
        <w:rPr>
          <w:b w:val="1"/>
          <w:bCs w:val="1"/>
          <w:color w:val="c00000"/>
          <w:rtl w:val="0"/>
        </w:rPr>
        <w:t xml:space="preserve">[OPROCENTOWANIE %]</w:t>
      </w:r>
      <w:r>
        <w:rPr>
          <w:rtl w:val="0"/>
        </w:rPr>
        <w:t xml:space="preserve"> % w stosunku rocznym (odsetki umowne). Odsetki naliczane są wyłącznie od </w:t>
      </w:r>
      <w:r>
        <w:rPr>
          <w:b w:val="1"/>
          <w:bCs w:val="1"/>
          <w:rtl w:val="0"/>
        </w:rPr>
        <w:t xml:space="preserve">Kwoty Netto</w:t>
      </w:r>
      <w:r>
        <w:rPr>
          <w:rtl w:val="0"/>
        </w:rPr>
        <w:t xml:space="preserve"> (tj. kwoty faktycznie wypłaconej Pożyczkobiorcy po potrąceniu prowizji), od dnia jej wypłaty do dnia całkowitego zwrotu.</w:t>
      </w:r>
    </w:p>
    <w:p w:rsidR="00000000" w:rsidDel="00000000" w:rsidP="00000000" w:rsidRDefault="00000000" w:rsidRPr="00000000" w14:paraId="0000005E">
      <w:pPr>
        <w:spacing w:after="80" w:before="80" w:lineRule="auto"/>
        <w:ind w:left="360" w:hanging="360"/>
        <w:jc w:val="both"/>
        <w:rPr/>
      </w:pPr>
      <w:r>
        <w:rPr>
          <w:b w:val="1"/>
          <w:bCs w:val="1"/>
          <w:rtl w:val="0"/>
        </w:rPr>
        <w:t xml:space="preserve">6. </w:t>
      </w:r>
      <w:r>
        <w:rPr>
          <w:rtl w:val="0"/>
        </w:rPr>
        <w:t xml:space="preserve">Pożyczkobiorca zobowiązuje się zwrócić Kwotę Brutto wraz z odsetkami przelewem na rachunek bankowy Pożyczkodawcy nr </w:t>
      </w:r>
      <w:r>
        <w:rPr>
          <w:b w:val="1"/>
          <w:bCs w:val="1"/>
          <w:color w:val="c00000"/>
          <w:rtl w:val="0"/>
        </w:rPr>
        <w:t xml:space="preserve">[NR RACHUNKU POŻYCZKODAWCY]</w:t>
      </w:r>
      <w:r>
        <w:rPr>
          <w:rtl w:val="0"/>
        </w:rPr>
        <w:t xml:space="preserve"> w terminach i kwotach określonych w Harmonogramie Spłat stanowiącym Załącznik nr 1 do niniejszej Umowy.</w:t>
      </w:r>
    </w:p>
    <w:p w:rsidR="00000000" w:rsidDel="00000000" w:rsidP="00000000" w:rsidRDefault="00000000" w:rsidRPr="00000000" w14:paraId="0000005F">
      <w:pPr>
        <w:spacing w:after="80" w:before="80" w:lineRule="auto"/>
        <w:ind w:left="360" w:hanging="360"/>
        <w:jc w:val="both"/>
        <w:rPr/>
      </w:pPr>
      <w:r>
        <w:rPr>
          <w:b w:val="1"/>
          <w:bCs w:val="1"/>
          <w:rtl w:val="0"/>
        </w:rPr>
        <w:t xml:space="preserve">7. </w:t>
      </w:r>
      <w:r>
        <w:rPr>
          <w:rtl w:val="0"/>
        </w:rPr>
        <w:t xml:space="preserve">Umowa staje się ważna z dniem podpisania przez Strony i wchodzi w życie z dniem przekazania Pożyczkodawcy:</w:t>
      </w:r>
    </w:p>
    <w:p w:rsidR="00000000" w:rsidDel="00000000" w:rsidP="00000000" w:rsidRDefault="00000000" w:rsidRPr="00000000" w14:paraId="00000060">
      <w:pPr>
        <w:spacing w:after="60" w:before="60" w:lineRule="auto"/>
        <w:ind w:left="720" w:hanging="360"/>
        <w:jc w:val="both"/>
        <w:rPr/>
      </w:pPr>
      <w:r>
        <w:rPr>
          <w:b w:val="1"/>
          <w:bCs w:val="1"/>
          <w:rtl w:val="0"/>
        </w:rPr>
        <w:t xml:space="preserve">a) </w:t>
      </w:r>
      <w:r>
        <w:rPr>
          <w:rtl w:val="0"/>
        </w:rPr>
        <w:t xml:space="preserve">podpisanego przez Pożyczkobiorcę oryginału Umowy pożyczki wraz z załącznikami – z podpisem Pożyczkobiorcy oraz Poręczyciela poświadczonym notarialnie;</w:t>
      </w:r>
    </w:p>
    <w:p w:rsidR="00000000" w:rsidDel="00000000" w:rsidP="00000000" w:rsidRDefault="00000000" w:rsidRPr="00000000" w14:paraId="00000061">
      <w:pPr>
        <w:spacing w:after="60" w:before="60" w:lineRule="auto"/>
        <w:ind w:left="720" w:hanging="360"/>
        <w:jc w:val="both"/>
        <w:rPr/>
      </w:pPr>
      <w:r>
        <w:rPr>
          <w:b w:val="1"/>
          <w:bCs w:val="1"/>
          <w:rtl w:val="0"/>
        </w:rPr>
        <w:t xml:space="preserve">b) </w:t>
      </w:r>
      <w:r>
        <w:rPr>
          <w:rtl w:val="0"/>
        </w:rPr>
        <w:t xml:space="preserve">wypisu aktów notarialnych zawierających żądanie wpisu hipoteki w księdze wieczystej oraz oświadczenie o poddaniu się egzekucji w trybie art. 777 §1 pkt 5 k.p.c., opisanych w §3;</w:t>
      </w:r>
    </w:p>
    <w:p w:rsidR="00000000" w:rsidDel="00000000" w:rsidP="00000000" w:rsidRDefault="00000000" w:rsidRPr="00000000" w14:paraId="00000062">
      <w:pPr>
        <w:spacing w:after="60" w:before="60" w:lineRule="auto"/>
        <w:ind w:left="720" w:hanging="360"/>
        <w:jc w:val="both"/>
        <w:rPr/>
      </w:pPr>
      <w:r>
        <w:rPr>
          <w:b w:val="1"/>
          <w:bCs w:val="1"/>
          <w:rtl w:val="0"/>
        </w:rPr>
        <w:t xml:space="preserve">c) </w:t>
      </w:r>
      <w:r>
        <w:rPr>
          <w:rtl w:val="0"/>
        </w:rPr>
        <w:t xml:space="preserve">kompletu oryginałów dokumentów stanowiących podstawę przyznania pożyczki.</w:t>
      </w:r>
    </w:p>
    <w:p w:rsidR="00000000" w:rsidDel="00000000" w:rsidP="00000000" w:rsidRDefault="00000000" w:rsidRPr="00000000" w14:paraId="00000063">
      <w:pPr>
        <w:spacing w:after="40" w:before="40" w:lineRule="auto"/>
        <w:rPr/>
      </w:pPr>
      <w:r>
        <w:rPr>
          <w:rtl w:val="0"/>
        </w:rPr>
      </w:r>
    </w:p>
    <w:p w:rsidR="00000000" w:rsidDel="00000000" w:rsidP="00000000" w:rsidRDefault="00000000" w:rsidRPr="00000000" w14:paraId="00000064">
      <w:pPr>
        <w:pBdr>
          <w:bottom w:color="2e4a7a" w:space="4" w:sz="6" w:val="single"/>
        </w:pBdr>
        <w:spacing w:after="120" w:before="280" w:lineRule="auto"/>
        <w:rPr/>
      </w:pPr>
      <w:r>
        <w:rPr>
          <w:b w:val="1"/>
          <w:bCs w:val="1"/>
          <w:smallCaps w:val="1"/>
          <w:sz w:val="22"/>
          <w:szCs w:val="22"/>
          <w:rtl w:val="0"/>
        </w:rPr>
        <w:t xml:space="preserve">§ 3 – ZABEZPIECZENIA</w:t>
      </w:r>
      <w:r>
        <w:rPr>
          <w:rtl w:val="0"/>
        </w:rPr>
      </w:r>
    </w:p>
    <w:p w:rsidR="00000000" w:rsidDel="00000000" w:rsidP="00000000" w:rsidRDefault="00000000" w:rsidRPr="00000000" w14:paraId="00000065">
      <w:pPr>
        <w:spacing w:after="40" w:before="40" w:lineRule="auto"/>
        <w:rPr/>
      </w:pPr>
      <w:r>
        <w:rPr>
          <w:rtl w:val="0"/>
        </w:rPr>
      </w:r>
    </w:p>
    <w:p w:rsidR="00000000" w:rsidDel="00000000" w:rsidP="00000000" w:rsidRDefault="00000000" w:rsidRPr="00000000" w14:paraId="00000066">
      <w:pPr>
        <w:spacing w:after="80" w:before="80" w:lineRule="auto"/>
        <w:ind w:left="360" w:hanging="360"/>
        <w:jc w:val="both"/>
        <w:rPr/>
      </w:pPr>
      <w:r>
        <w:rPr>
          <w:b w:val="1"/>
          <w:bCs w:val="1"/>
          <w:rtl w:val="0"/>
        </w:rPr>
        <w:t xml:space="preserve">1. </w:t>
      </w:r>
      <w:r>
        <w:rPr>
          <w:rtl w:val="0"/>
        </w:rPr>
        <w:t xml:space="preserve">Pożyczkobiorca złoży notarialne oświadczenie obejmujące żądanie ustanowienia na rzecz Pożyczkodawcy hipoteki umownej do kwoty </w:t>
      </w:r>
      <w:r>
        <w:rPr>
          <w:b w:val="1"/>
          <w:bCs w:val="1"/>
          <w:color w:val="c00000"/>
          <w:rtl w:val="0"/>
        </w:rPr>
        <w:t xml:space="preserve">[KWOTA HIPOTEKI CYFRAMI]</w:t>
      </w:r>
      <w:r>
        <w:rPr>
          <w:rtl w:val="0"/>
        </w:rPr>
        <w:t xml:space="preserve"> zł (</w:t>
      </w:r>
      <w:r>
        <w:rPr>
          <w:b w:val="1"/>
          <w:bCs w:val="1"/>
          <w:color w:val="c00000"/>
          <w:rtl w:val="0"/>
        </w:rPr>
        <w:t xml:space="preserve">[KWOTA HIPOTEKI SŁOWNIE]</w:t>
      </w:r>
      <w:r>
        <w:rPr>
          <w:rtl w:val="0"/>
        </w:rPr>
        <w:t xml:space="preserve"> złotych) w księdze wieczystej nr </w:t>
      </w:r>
      <w:r>
        <w:rPr>
          <w:b w:val="1"/>
          <w:bCs w:val="1"/>
          <w:color w:val="c00000"/>
          <w:rtl w:val="0"/>
        </w:rPr>
        <w:t xml:space="preserve">[NR KW]</w:t>
      </w:r>
      <w:r>
        <w:rPr>
          <w:rtl w:val="0"/>
        </w:rPr>
        <w:t xml:space="preserve">. Hipoteka zabezpiecza spłatę wszelkich wierzytelności wynikających z niniejszej Umowy, w tym: Kwoty Brutto pożyczki, odsetek, odsetek za zwłokę, prowizji, kosztów sądowych, egzekucyjnych, windykacyjnych oraz kosztów zastępstwa prawnego.</w:t>
      </w:r>
    </w:p>
    <w:p w:rsidR="00000000" w:rsidDel="00000000" w:rsidP="00000000" w:rsidRDefault="00000000" w:rsidRPr="00000000" w14:paraId="00000067">
      <w:pPr>
        <w:spacing w:after="80" w:before="80" w:lineRule="auto"/>
        <w:ind w:left="360" w:hanging="360"/>
        <w:jc w:val="both"/>
        <w:rPr/>
      </w:pPr>
      <w:r>
        <w:rPr>
          <w:b w:val="1"/>
          <w:bCs w:val="1"/>
          <w:rtl w:val="0"/>
        </w:rPr>
        <w:t xml:space="preserve">2. </w:t>
      </w:r>
      <w:r>
        <w:rPr>
          <w:rtl w:val="0"/>
        </w:rPr>
        <w:t xml:space="preserve">Pożyczkobiorca podda się rygorowi egzekucji wprost z aktu notarialnego w trybie art. 777 §1 pkt 5 k.p.c. do kwoty </w:t>
      </w:r>
      <w:r>
        <w:rPr>
          <w:b w:val="1"/>
          <w:bCs w:val="1"/>
          <w:color w:val="c00000"/>
          <w:rtl w:val="0"/>
        </w:rPr>
        <w:t xml:space="preserve">[KWOTA EGZEKUCJI CYFRAMI]</w:t>
      </w:r>
      <w:r>
        <w:rPr>
          <w:rtl w:val="0"/>
        </w:rPr>
        <w:t xml:space="preserve"> zł (</w:t>
      </w:r>
      <w:r>
        <w:rPr>
          <w:b w:val="1"/>
          <w:bCs w:val="1"/>
          <w:color w:val="c00000"/>
          <w:rtl w:val="0"/>
        </w:rPr>
        <w:t xml:space="preserve">[KWOTA EGZEKUCJI SŁOWNIE]</w:t>
      </w:r>
      <w:r>
        <w:rPr>
          <w:rtl w:val="0"/>
        </w:rPr>
        <w:t xml:space="preserve"> złotych). Zdarzeniem uprawniającym Wierzyciela do wystąpienia o nadanie aktowi klauzuli wykonalności będzie niezapłacenie przez Pożyczkobiorcę – w terminie 7 dni od daty doręczenia wezwania do zapłaty – należności wynikających z niniejszej Umowy pożyczki z dnia </w:t>
      </w:r>
      <w:r>
        <w:rPr>
          <w:b w:val="1"/>
          <w:bCs w:val="1"/>
          <w:color w:val="c00000"/>
          <w:rtl w:val="0"/>
        </w:rPr>
        <w:t xml:space="preserve">[DATA UMOWY DD.MM.RRRR]</w:t>
      </w:r>
      <w:r>
        <w:rPr>
          <w:rtl w:val="0"/>
        </w:rPr>
        <w:t xml:space="preserve">. Wystarczającym dowodem na wykazanie zdarzenia jest potwierdzenie nadania na terytorium RP przesyłki rejestrowanej (art. 3 pkt 23 ustawy Prawo pocztowe) na adres do doręczeń Pożyczkobiorcy wskazany w niniejszej Umowie. Wierzyciel może wystąpić o nadanie klauzuli wykonalności do dnia </w:t>
      </w:r>
      <w:r>
        <w:rPr>
          <w:b w:val="1"/>
          <w:bCs w:val="1"/>
          <w:color w:val="c00000"/>
          <w:rtl w:val="0"/>
        </w:rPr>
        <w:t xml:space="preserve">[DATA GRANICZNA KLAUZULI DD.MM.RRRR]</w:t>
      </w:r>
      <w:r>
        <w:rPr>
          <w:rtl w:val="0"/>
        </w:rPr>
        <w:t xml:space="preserve"> i jest uprawniony do wielokrotnego składania takiego wniosku.</w:t>
      </w:r>
    </w:p>
    <w:p w:rsidR="00000000" w:rsidDel="00000000" w:rsidP="00000000" w:rsidRDefault="00000000" w:rsidRPr="00000000" w14:paraId="00000068">
      <w:pPr>
        <w:spacing w:after="80" w:before="80" w:lineRule="auto"/>
        <w:ind w:left="360" w:hanging="360"/>
        <w:jc w:val="both"/>
        <w:rPr/>
      </w:pPr>
      <w:r>
        <w:rPr>
          <w:b w:val="1"/>
          <w:bCs w:val="1"/>
          <w:rtl w:val="0"/>
        </w:rPr>
        <w:t xml:space="preserve">3. </w:t>
      </w:r>
      <w:r>
        <w:rPr>
          <w:rtl w:val="0"/>
        </w:rPr>
        <w:t xml:space="preserve">Poręczyciel złoży notarialne oświadczenie obejmujące żądanie ustanowienia na rzecz Pożyczkodawcy hipoteki umownej do kwoty </w:t>
      </w:r>
      <w:r>
        <w:rPr>
          <w:b w:val="1"/>
          <w:bCs w:val="1"/>
          <w:color w:val="c00000"/>
          <w:rtl w:val="0"/>
        </w:rPr>
        <w:t xml:space="preserve">[KWOTA HIPOTEKI PORĘCZYCIEL CYFRAMI]</w:t>
      </w:r>
      <w:r>
        <w:rPr>
          <w:rtl w:val="0"/>
        </w:rPr>
        <w:t xml:space="preserve"> zł (</w:t>
      </w:r>
      <w:r>
        <w:rPr>
          <w:b w:val="1"/>
          <w:bCs w:val="1"/>
          <w:color w:val="c00000"/>
          <w:rtl w:val="0"/>
        </w:rPr>
        <w:t xml:space="preserve">[KWOTA HIPOTEKI PORĘCZYCIEL SŁOWNIE]</w:t>
      </w:r>
      <w:r>
        <w:rPr>
          <w:rtl w:val="0"/>
        </w:rPr>
        <w:t xml:space="preserve"> złotych) w księdze wieczystej nr </w:t>
      </w:r>
      <w:r>
        <w:rPr>
          <w:b w:val="1"/>
          <w:bCs w:val="1"/>
          <w:color w:val="c00000"/>
          <w:rtl w:val="0"/>
        </w:rPr>
        <w:t xml:space="preserve">[NR KW PORĘCZYCIELA]</w:t>
      </w:r>
      <w:r>
        <w:rPr>
          <w:rtl w:val="0"/>
        </w:rPr>
        <w:t xml:space="preserve">. Hipoteka zabezpiecza spłatę wszelkich wierzytelności wynikających z niniejszej Umowy.</w:t>
      </w:r>
    </w:p>
    <w:p w:rsidR="00000000" w:rsidDel="00000000" w:rsidP="00000000" w:rsidRDefault="00000000" w:rsidRPr="00000000" w14:paraId="00000069">
      <w:pPr>
        <w:spacing w:after="80" w:before="80" w:lineRule="auto"/>
        <w:ind w:left="360" w:hanging="360"/>
        <w:jc w:val="both"/>
        <w:rPr/>
      </w:pPr>
      <w:r>
        <w:rPr>
          <w:b w:val="1"/>
          <w:bCs w:val="1"/>
          <w:rtl w:val="0"/>
        </w:rPr>
        <w:t xml:space="preserve">4. </w:t>
      </w:r>
      <w:r>
        <w:rPr>
          <w:rtl w:val="0"/>
        </w:rPr>
        <w:t xml:space="preserve">Poręczyciel podda się rygorowi egzekucji wprost z aktu notarialnego w trybie art. 777 §1 pkt 5 k.p.c. do kwoty </w:t>
      </w:r>
      <w:r>
        <w:rPr>
          <w:b w:val="1"/>
          <w:bCs w:val="1"/>
          <w:color w:val="c00000"/>
          <w:rtl w:val="0"/>
        </w:rPr>
        <w:t xml:space="preserve">[KWOTA EGZEKUCJI PORĘCZYCIEL CYFRAMI]</w:t>
      </w:r>
      <w:r>
        <w:rPr>
          <w:rtl w:val="0"/>
        </w:rPr>
        <w:t xml:space="preserve"> zł (</w:t>
      </w:r>
      <w:r>
        <w:rPr>
          <w:b w:val="1"/>
          <w:bCs w:val="1"/>
          <w:color w:val="c00000"/>
          <w:rtl w:val="0"/>
        </w:rPr>
        <w:t xml:space="preserve">[KWOTA EGZEKUCJI PORĘCZYCIEL SŁOWNIE]</w:t>
      </w:r>
      <w:r>
        <w:rPr>
          <w:rtl w:val="0"/>
        </w:rPr>
        <w:t xml:space="preserve"> złotych). Warunki wykonania tytułu egzekucyjnego są tożsame z warunkami określonymi w ust. 2 niniejszego paragrafu.</w:t>
      </w:r>
    </w:p>
    <w:p w:rsidR="00000000" w:rsidDel="00000000" w:rsidP="00000000" w:rsidRDefault="00000000" w:rsidRPr="00000000" w14:paraId="0000006A">
      <w:pPr>
        <w:spacing w:after="80" w:before="80" w:lineRule="auto"/>
        <w:ind w:left="360" w:hanging="360"/>
        <w:jc w:val="both"/>
        <w:rPr/>
      </w:pPr>
      <w:r>
        <w:rPr>
          <w:b w:val="1"/>
          <w:bCs w:val="1"/>
          <w:rtl w:val="0"/>
        </w:rPr>
        <w:t xml:space="preserve">5. </w:t>
      </w:r>
      <w:r>
        <w:rPr>
          <w:rtl w:val="0"/>
        </w:rPr>
        <w:t xml:space="preserve">Pożyczkobiorca zobowiązuje się, że w okresie obowiązywania Umowy nie dokona zbycia, darowizny, ustanowienia kolejnej hipoteki ani innego rozporządzenia nieruchomościami stanowiącymi zabezpieczenie bez uprzedniej pisemnej zgody Pożyczkodawcy pod rygorem nieważności.</w:t>
      </w:r>
    </w:p>
    <w:p w:rsidR="00000000" w:rsidDel="00000000" w:rsidP="00000000" w:rsidRDefault="00000000" w:rsidRPr="00000000" w14:paraId="0000006B">
      <w:pPr>
        <w:spacing w:after="40" w:before="40" w:lineRule="auto"/>
        <w:rPr/>
      </w:pPr>
      <w:r>
        <w:rPr>
          <w:rtl w:val="0"/>
        </w:rPr>
      </w:r>
    </w:p>
    <w:p w:rsidR="00000000" w:rsidDel="00000000" w:rsidP="00000000" w:rsidRDefault="00000000" w:rsidRPr="00000000" w14:paraId="0000006C">
      <w:pPr>
        <w:pBdr>
          <w:bottom w:color="2e4a7a" w:space="4" w:sz="6" w:val="single"/>
        </w:pBdr>
        <w:spacing w:after="120" w:before="280" w:lineRule="auto"/>
        <w:rPr/>
      </w:pPr>
      <w:r>
        <w:rPr>
          <w:b w:val="1"/>
          <w:bCs w:val="1"/>
          <w:smallCaps w:val="1"/>
          <w:sz w:val="22"/>
          <w:szCs w:val="22"/>
          <w:rtl w:val="0"/>
        </w:rPr>
        <w:t xml:space="preserve">§ 4 – WINDYKACJA I SKUTKI OPÓŹNIENIA</w:t>
      </w:r>
      <w:r>
        <w:rPr>
          <w:rtl w:val="0"/>
        </w:rPr>
      </w:r>
    </w:p>
    <w:p w:rsidR="00000000" w:rsidDel="00000000" w:rsidP="00000000" w:rsidRDefault="00000000" w:rsidRPr="00000000" w14:paraId="0000006D">
      <w:pPr>
        <w:spacing w:after="40" w:before="40" w:lineRule="auto"/>
        <w:rPr/>
      </w:pPr>
      <w:r>
        <w:rPr>
          <w:rtl w:val="0"/>
        </w:rPr>
      </w:r>
    </w:p>
    <w:p w:rsidR="00000000" w:rsidDel="00000000" w:rsidP="00000000" w:rsidRDefault="00000000" w:rsidRPr="00000000" w14:paraId="0000006E">
      <w:pPr>
        <w:spacing w:after="80" w:before="80" w:lineRule="auto"/>
        <w:ind w:left="360" w:hanging="360"/>
        <w:jc w:val="both"/>
        <w:rPr/>
      </w:pPr>
      <w:r>
        <w:rPr>
          <w:b w:val="1"/>
          <w:bCs w:val="1"/>
          <w:rtl w:val="0"/>
        </w:rPr>
        <w:t xml:space="preserve">1. </w:t>
      </w:r>
      <w:r>
        <w:rPr>
          <w:rtl w:val="0"/>
        </w:rPr>
        <w:t xml:space="preserve">W przypadku niedotrzymania któregokolwiek terminu płatności Pożyczkobiorca zobowiązany jest do zapłaty odsetek za opóźnienie w wysokości dwukrotności ustawowych odsetek za opóźnienie obowiązujących w dniu podpisania Umowy, naliczanych od zaległej kwoty.</w:t>
      </w:r>
    </w:p>
    <w:p w:rsidR="00000000" w:rsidDel="00000000" w:rsidP="00000000" w:rsidRDefault="00000000" w:rsidRPr="00000000" w14:paraId="0000006F">
      <w:pPr>
        <w:spacing w:after="80" w:before="80" w:lineRule="auto"/>
        <w:ind w:left="360" w:hanging="360"/>
        <w:jc w:val="both"/>
        <w:rPr/>
      </w:pPr>
      <w:r>
        <w:rPr>
          <w:b w:val="1"/>
          <w:bCs w:val="1"/>
          <w:rtl w:val="0"/>
        </w:rPr>
        <w:t xml:space="preserve">2. </w:t>
      </w:r>
      <w:r>
        <w:rPr>
          <w:rtl w:val="0"/>
        </w:rPr>
        <w:t xml:space="preserve">W przypadku gdy Pożyczkobiorca nie wywiązuje się z obowiązku zwrotu pożyczki w terminie, Pożyczkodawca jest uprawniony do wszczęcia procedury windykacyjnej, której koszty – według Tabeli opłat windykacyjnych stanowiącej Załącznik nr 3 – w całości obciążają Pożyczkobiorcę. Łączna suma opłat windykacyjnych naliczonych przez zewnętrzną firmę windykacyjną nie może przekroczyć </w:t>
      </w:r>
      <w:r>
        <w:rPr>
          <w:b w:val="1"/>
          <w:bCs w:val="1"/>
          <w:rtl w:val="0"/>
        </w:rPr>
        <w:t xml:space="preserve">30% Kwoty Brutto pożyczki</w:t>
      </w:r>
      <w:r>
        <w:rPr>
          <w:rtl w:val="0"/>
        </w:rPr>
        <w:t xml:space="preserve"> za cały okres windykacji.</w:t>
      </w:r>
    </w:p>
    <w:p w:rsidR="00000000" w:rsidDel="00000000" w:rsidP="00000000" w:rsidRDefault="00000000" w:rsidRPr="00000000" w14:paraId="00000070">
      <w:pPr>
        <w:spacing w:after="80" w:before="80" w:lineRule="auto"/>
        <w:ind w:left="360" w:hanging="360"/>
        <w:jc w:val="both"/>
        <w:rPr/>
      </w:pPr>
      <w:r>
        <w:rPr>
          <w:b w:val="1"/>
          <w:bCs w:val="1"/>
          <w:rtl w:val="0"/>
        </w:rPr>
        <w:t xml:space="preserve">3. </w:t>
      </w:r>
      <w:r>
        <w:rPr>
          <w:rtl w:val="0"/>
        </w:rPr>
        <w:t xml:space="preserve">Czynności windykacyjne i upominawcze mogą być podejmowane z częstotliwością zgodną z dobrymi obyczajami, wielokrotnie do czasu całkowitej spłaty zadłużenia, zawarcia ugody lub skierowania sprawy na drogę sądową. Wszelkie czynności ujmowane są w rejestrze czynności windykacyjnych.</w:t>
      </w:r>
    </w:p>
    <w:p w:rsidR="00000000" w:rsidDel="00000000" w:rsidP="00000000" w:rsidRDefault="00000000" w:rsidRPr="00000000" w14:paraId="00000071">
      <w:pPr>
        <w:spacing w:after="80" w:before="80" w:lineRule="auto"/>
        <w:ind w:left="360" w:hanging="360"/>
        <w:jc w:val="both"/>
        <w:rPr/>
      </w:pPr>
      <w:r>
        <w:rPr>
          <w:b w:val="1"/>
          <w:bCs w:val="1"/>
          <w:rtl w:val="0"/>
        </w:rPr>
        <w:t xml:space="preserve">4. </w:t>
      </w:r>
      <w:r>
        <w:rPr>
          <w:rtl w:val="0"/>
        </w:rPr>
        <w:t xml:space="preserve">W przypadku spłaty należności w niepełnej wysokości, wpłacone kwoty zaliczane są przez Pożyczkodawcę w następującej kolejności:</w:t>
      </w:r>
    </w:p>
    <w:p w:rsidR="00000000" w:rsidDel="00000000" w:rsidP="00000000" w:rsidRDefault="00000000" w:rsidRPr="00000000" w14:paraId="00000072">
      <w:pPr>
        <w:spacing w:after="60" w:before="60" w:lineRule="auto"/>
        <w:ind w:left="720" w:hanging="360"/>
        <w:jc w:val="both"/>
        <w:rPr/>
      </w:pPr>
      <w:r>
        <w:rPr>
          <w:b w:val="1"/>
          <w:bCs w:val="1"/>
          <w:rtl w:val="0"/>
        </w:rPr>
        <w:t xml:space="preserve">a) </w:t>
      </w:r>
      <w:r>
        <w:rPr>
          <w:rtl w:val="0"/>
        </w:rPr>
        <w:t xml:space="preserve">prowizja (o ile nie została potrącona przy wypłacie);</w:t>
      </w:r>
    </w:p>
    <w:p w:rsidR="00000000" w:rsidDel="00000000" w:rsidP="00000000" w:rsidRDefault="00000000" w:rsidRPr="00000000" w14:paraId="00000073">
      <w:pPr>
        <w:spacing w:after="60" w:before="60" w:lineRule="auto"/>
        <w:ind w:left="720" w:hanging="360"/>
        <w:jc w:val="both"/>
        <w:rPr/>
      </w:pPr>
      <w:r>
        <w:rPr>
          <w:b w:val="1"/>
          <w:bCs w:val="1"/>
          <w:rtl w:val="0"/>
        </w:rPr>
        <w:t xml:space="preserve">b) </w:t>
      </w:r>
      <w:r>
        <w:rPr>
          <w:rtl w:val="0"/>
        </w:rPr>
        <w:t xml:space="preserve">powstałe koszty windykacyjne;</w:t>
      </w:r>
    </w:p>
    <w:p w:rsidR="00000000" w:rsidDel="00000000" w:rsidP="00000000" w:rsidRDefault="00000000" w:rsidRPr="00000000" w14:paraId="00000074">
      <w:pPr>
        <w:spacing w:after="60" w:before="60" w:lineRule="auto"/>
        <w:ind w:left="720" w:hanging="360"/>
        <w:jc w:val="both"/>
        <w:rPr/>
      </w:pPr>
      <w:r>
        <w:rPr>
          <w:b w:val="1"/>
          <w:bCs w:val="1"/>
          <w:rtl w:val="0"/>
        </w:rPr>
        <w:t xml:space="preserve">c) </w:t>
      </w:r>
      <w:r>
        <w:rPr>
          <w:rtl w:val="0"/>
        </w:rPr>
        <w:t xml:space="preserve">odsetki za opóźnienie;</w:t>
      </w:r>
    </w:p>
    <w:p w:rsidR="00000000" w:rsidDel="00000000" w:rsidP="00000000" w:rsidRDefault="00000000" w:rsidRPr="00000000" w14:paraId="00000075">
      <w:pPr>
        <w:spacing w:after="60" w:before="60" w:lineRule="auto"/>
        <w:ind w:left="720" w:hanging="360"/>
        <w:jc w:val="both"/>
        <w:rPr/>
      </w:pPr>
      <w:r>
        <w:rPr>
          <w:b w:val="1"/>
          <w:bCs w:val="1"/>
          <w:rtl w:val="0"/>
        </w:rPr>
        <w:t xml:space="preserve">d) </w:t>
      </w:r>
      <w:r>
        <w:rPr>
          <w:rtl w:val="0"/>
        </w:rPr>
        <w:t xml:space="preserve">odsetki umowne;</w:t>
      </w:r>
    </w:p>
    <w:p w:rsidR="00000000" w:rsidDel="00000000" w:rsidP="00000000" w:rsidRDefault="00000000" w:rsidRPr="00000000" w14:paraId="00000076">
      <w:pPr>
        <w:spacing w:after="60" w:before="60" w:lineRule="auto"/>
        <w:ind w:left="720" w:hanging="360"/>
        <w:jc w:val="both"/>
        <w:rPr/>
      </w:pPr>
      <w:r>
        <w:rPr>
          <w:b w:val="1"/>
          <w:bCs w:val="1"/>
          <w:rtl w:val="0"/>
        </w:rPr>
        <w:t xml:space="preserve">e) </w:t>
      </w:r>
      <w:r>
        <w:rPr>
          <w:rtl w:val="0"/>
        </w:rPr>
        <w:t xml:space="preserve">kapitał pożyczki.</w:t>
      </w:r>
    </w:p>
    <w:p w:rsidR="00000000" w:rsidDel="00000000" w:rsidP="00000000" w:rsidRDefault="00000000" w:rsidRPr="00000000" w14:paraId="00000077">
      <w:pPr>
        <w:spacing w:after="80" w:before="80" w:lineRule="auto"/>
        <w:ind w:left="360" w:hanging="360"/>
        <w:jc w:val="both"/>
        <w:rPr/>
      </w:pPr>
      <w:r>
        <w:rPr>
          <w:b w:val="1"/>
          <w:bCs w:val="1"/>
          <w:rtl w:val="0"/>
        </w:rPr>
        <w:t xml:space="preserve">5. </w:t>
      </w:r>
      <w:commentRangeStart w:id="1"/>
      <w:del w:id="811" w:author="Claude" w:date="2026-06-10T12:00:00Z">
        <w:r>
          <w:rPr>
            <w:rtl w:val="0"/>
          </w:rPr>
          <w:delText xml:space="preserve">Pożyczkobiorca zobowiązany jest ponieść opłaty wskazane w Załączniku nr 3 za każdą podjętą przez Pożyczkodawcę czynność windykacyjną. Jeżeli podjęto kilka takich samych czynności, opłata naliczana jest za każdą z nich oddzielnie.</w:delText>
        </w:r>
      </w:del>
      <w:ins w:id="812" w:author="Claude" w:date="2026-06-10T12:00:00Z">
        <w:r>
          <w:rPr>
            <w:rtl w:val="0"/>
          </w:rPr>
          <w:t xml:space="preserve">Pożyczkobiorca zobowiązany jest do zwrotu rzeczywistych, udokumentowanych kosztów czynności windykacyjnych poniesionych przez Pożyczkodawcę, w wysokości nieprzekraczającej stawek wskazanych w Załączniku nr 3 i ujętych w rejestrze czynności windykacyjnych. Opłaty te stanowią zwrot kosztów dochodzenia należności, a nie karę umowną.</w:t>
        </w:r>
      </w:ins>
      <w:commentRangeEnd w:id="1"/>
      <w:r>
        <w:rPr>
          <w:rStyle w:val="CommentReference"/>
        </w:rPr>
        <w:commentReference w:id="1"/>
      </w:r>
    </w:p>
    <w:p w:rsidR="00000000" w:rsidDel="00000000" w:rsidP="00000000" w:rsidRDefault="00000000" w:rsidRPr="00000000" w14:paraId="00000078">
      <w:pPr>
        <w:spacing w:after="40" w:before="40" w:lineRule="auto"/>
        <w:rPr/>
      </w:pPr>
      <w:r>
        <w:rPr>
          <w:rtl w:val="0"/>
        </w:rPr>
      </w:r>
    </w:p>
    <w:p w:rsidR="00000000" w:rsidDel="00000000" w:rsidP="00000000" w:rsidRDefault="00000000" w:rsidRPr="00000000" w14:paraId="00000079">
      <w:pPr>
        <w:pBdr>
          <w:bottom w:color="2e4a7a" w:space="4" w:sz="6" w:val="single"/>
        </w:pBdr>
        <w:spacing w:after="120" w:before="280" w:lineRule="auto"/>
        <w:rPr/>
      </w:pPr>
      <w:r>
        <w:rPr>
          <w:b w:val="1"/>
          <w:bCs w:val="1"/>
          <w:smallCaps w:val="1"/>
          <w:sz w:val="22"/>
          <w:szCs w:val="22"/>
          <w:rtl w:val="0"/>
        </w:rPr>
        <w:t xml:space="preserve">§ 5 – OŚWIADCZENIA STRON</w:t>
      </w:r>
      <w:r>
        <w:rPr>
          <w:rtl w:val="0"/>
        </w:rPr>
      </w:r>
    </w:p>
    <w:p w:rsidR="00000000" w:rsidDel="00000000" w:rsidP="00000000" w:rsidRDefault="00000000" w:rsidRPr="00000000" w14:paraId="0000007A">
      <w:pPr>
        <w:spacing w:after="40" w:before="40" w:lineRule="auto"/>
        <w:rPr/>
      </w:pPr>
      <w:r>
        <w:rPr>
          <w:rtl w:val="0"/>
        </w:rPr>
      </w:r>
    </w:p>
    <w:p w:rsidR="00000000" w:rsidDel="00000000" w:rsidP="00000000" w:rsidRDefault="00000000" w:rsidRPr="00000000" w14:paraId="0000007B">
      <w:pPr>
        <w:spacing w:after="80" w:before="80" w:lineRule="auto"/>
        <w:jc w:val="both"/>
        <w:rPr/>
      </w:pPr>
      <w:r>
        <w:rPr>
          <w:b w:val="1"/>
          <w:bCs w:val="1"/>
          <w:rtl w:val="0"/>
        </w:rPr>
        <w:t xml:space="preserve">Pożyczkobiorca oświadcza, że:</w:t>
      </w:r>
      <w:r>
        <w:rPr>
          <w:rtl w:val="0"/>
        </w:rPr>
      </w:r>
    </w:p>
    <w:p w:rsidR="00000000" w:rsidDel="00000000" w:rsidP="00000000" w:rsidRDefault="00000000" w:rsidRPr="00000000" w14:paraId="0000007C">
      <w:pPr>
        <w:spacing w:after="40" w:before="40" w:lineRule="auto"/>
        <w:rPr/>
      </w:pPr>
      <w:r>
        <w:rPr>
          <w:rtl w:val="0"/>
        </w:rPr>
      </w:r>
    </w:p>
    <w:p w:rsidR="00000000" w:rsidDel="00000000" w:rsidP="00000000" w:rsidRDefault="00000000" w:rsidRPr="00000000" w14:paraId="0000007D">
      <w:pPr>
        <w:spacing w:after="60" w:before="60" w:lineRule="auto"/>
        <w:ind w:left="720" w:hanging="360"/>
        <w:jc w:val="both"/>
        <w:rPr/>
      </w:pPr>
      <w:r>
        <w:rPr>
          <w:b w:val="1"/>
          <w:bCs w:val="1"/>
          <w:rtl w:val="0"/>
        </w:rPr>
        <w:t xml:space="preserve">a) </w:t>
      </w:r>
      <w:r>
        <w:rPr>
          <w:rtl w:val="0"/>
        </w:rPr>
        <w:t xml:space="preserve">niniejszą Umowę zawarł jako przedsiębiorca w rozumieniu art. 4 ust. 1 ustawy z dnia 6 marca 2018 r. – Prawo przedsiębiorców, a nie jako konsument w rozumieniu art. 22¹ k.c.;</w:t>
      </w:r>
    </w:p>
    <w:p w:rsidR="00000000" w:rsidDel="00000000" w:rsidP="00000000" w:rsidRDefault="00000000" w:rsidRPr="00000000" w14:paraId="0000007E">
      <w:pPr>
        <w:spacing w:after="60" w:before="60" w:lineRule="auto"/>
        <w:ind w:left="720" w:hanging="360"/>
        <w:jc w:val="both"/>
        <w:rPr/>
      </w:pPr>
      <w:r>
        <w:rPr>
          <w:b w:val="1"/>
          <w:bCs w:val="1"/>
          <w:rtl w:val="0"/>
        </w:rPr>
        <w:t xml:space="preserve">b) </w:t>
      </w:r>
      <w:r>
        <w:rPr>
          <w:rtl w:val="0"/>
        </w:rPr>
        <w:t xml:space="preserve">do udzielonej pożyczki nie mają zastosowania przepisy ustawy z dnia 12 maja 2011 r. o kredycie konsumenckim ani ustawy z dnia 23 marca 2017 r. o kredycie hipotecznym;</w:t>
      </w:r>
    </w:p>
    <w:p w:rsidR="00000000" w:rsidDel="00000000" w:rsidP="00000000" w:rsidRDefault="00000000" w:rsidRPr="00000000" w14:paraId="0000007F">
      <w:pPr>
        <w:spacing w:after="60" w:before="60" w:lineRule="auto"/>
        <w:ind w:left="720" w:hanging="360"/>
        <w:jc w:val="both"/>
        <w:rPr/>
      </w:pPr>
      <w:r>
        <w:rPr>
          <w:b w:val="1"/>
          <w:bCs w:val="1"/>
          <w:rtl w:val="0"/>
        </w:rPr>
        <w:t xml:space="preserve">c) </w:t>
      </w:r>
      <w:r>
        <w:rPr>
          <w:rtl w:val="0"/>
        </w:rPr>
        <w:t xml:space="preserve">przed zawarciem Umowy dokonał już pierwszych czynności w obrocie gospodarczym bezpośrednio związanych z przedmiotem wykonywanej działalności;</w:t>
      </w:r>
    </w:p>
    <w:p w:rsidR="00000000" w:rsidDel="00000000" w:rsidP="00000000" w:rsidRDefault="00000000" w:rsidRPr="00000000" w14:paraId="00000080">
      <w:pPr>
        <w:spacing w:after="60" w:before="60" w:lineRule="auto"/>
        <w:ind w:left="720" w:hanging="360"/>
        <w:jc w:val="both"/>
        <w:rPr/>
      </w:pPr>
      <w:r>
        <w:rPr>
          <w:b w:val="1"/>
          <w:bCs w:val="1"/>
          <w:rtl w:val="0"/>
        </w:rPr>
        <w:t xml:space="preserve">d) </w:t>
      </w:r>
      <w:r>
        <w:rPr>
          <w:rtl w:val="0"/>
        </w:rPr>
        <w:t xml:space="preserve">jego przychody z tytułu działalności gospodarczej gwarantują terminową spłatę pożyczki;</w:t>
      </w:r>
    </w:p>
    <w:p w:rsidR="00000000" w:rsidDel="00000000" w:rsidP="00000000" w:rsidRDefault="00000000" w:rsidRPr="00000000" w14:paraId="00000081">
      <w:pPr>
        <w:spacing w:after="60" w:before="60" w:lineRule="auto"/>
        <w:ind w:left="720" w:hanging="360"/>
        <w:jc w:val="both"/>
        <w:rPr/>
      </w:pPr>
      <w:r>
        <w:rPr>
          <w:b w:val="1"/>
          <w:bCs w:val="1"/>
          <w:rtl w:val="0"/>
        </w:rPr>
        <w:t xml:space="preserve">e) </w:t>
      </w:r>
      <w:r>
        <w:rPr>
          <w:rtl w:val="0"/>
        </w:rPr>
        <w:t xml:space="preserve">niniejszą Umowę zawarł na podstawie oferty przedstawionej przez Pożyczkodawcę i miał możliwość zapoznania się z nią bez obecności przedstawiciela Pożyczkodawcy;</w:t>
      </w:r>
    </w:p>
    <w:p w:rsidR="00000000" w:rsidDel="00000000" w:rsidP="00000000" w:rsidRDefault="00000000" w:rsidRPr="00000000" w14:paraId="00000082">
      <w:pPr>
        <w:spacing w:after="60" w:before="60" w:lineRule="auto"/>
        <w:ind w:left="720" w:hanging="360"/>
        <w:jc w:val="both"/>
        <w:rPr/>
      </w:pPr>
      <w:r>
        <w:rPr>
          <w:b w:val="1"/>
          <w:bCs w:val="1"/>
          <w:rtl w:val="0"/>
        </w:rPr>
        <w:t xml:space="preserve">f) </w:t>
      </w:r>
      <w:r>
        <w:rPr>
          <w:rtl w:val="0"/>
        </w:rPr>
        <w:t xml:space="preserve">wszelkie dane przekazane Pożyczkodawcy są kompletne, zgodne ze stanem rzeczywistym i podane dobrowolnie;</w:t>
      </w:r>
    </w:p>
    <w:p w:rsidR="00000000" w:rsidDel="00000000" w:rsidP="00000000" w:rsidRDefault="00000000" w:rsidRPr="00000000" w14:paraId="00000083">
      <w:pPr>
        <w:spacing w:after="60" w:before="60" w:lineRule="auto"/>
        <w:ind w:left="720" w:hanging="360"/>
        <w:jc w:val="both"/>
        <w:rPr/>
      </w:pPr>
      <w:r>
        <w:rPr>
          <w:b w:val="1"/>
          <w:bCs w:val="1"/>
          <w:rtl w:val="0"/>
        </w:rPr>
        <w:t xml:space="preserve">g) </w:t>
      </w:r>
      <w:r>
        <w:rPr>
          <w:rtl w:val="0"/>
        </w:rPr>
        <w:t xml:space="preserve">w pełni zrozumiał treść i skutki prawne poszczególnych postanowień Umowy i nie będzie rościł z tego tytułu żadnych pretensji;</w:t>
      </w:r>
    </w:p>
    <w:p w:rsidR="00000000" w:rsidDel="00000000" w:rsidP="00000000" w:rsidRDefault="00000000" w:rsidRPr="00000000" w14:paraId="00000084">
      <w:pPr>
        <w:spacing w:after="60" w:before="60" w:lineRule="auto"/>
        <w:ind w:left="720" w:hanging="360"/>
        <w:jc w:val="both"/>
        <w:rPr/>
      </w:pPr>
      <w:r>
        <w:rPr>
          <w:b w:val="1"/>
          <w:bCs w:val="1"/>
          <w:rtl w:val="0"/>
        </w:rPr>
        <w:t xml:space="preserve">h) </w:t>
      </w:r>
      <w:r>
        <w:rPr>
          <w:rtl w:val="0"/>
        </w:rPr>
        <w:t xml:space="preserve">jest w pełni świadomy treści zawieranej Umowy i nie działa pod wpływem błędu ani okoliczności wyłączających lub ograniczających jego świadomość lub dobrowolność;</w:t>
      </w:r>
    </w:p>
    <w:p w:rsidR="00000000" w:rsidDel="00000000" w:rsidP="00000000" w:rsidRDefault="00000000" w:rsidRPr="00000000" w14:paraId="00000085">
      <w:pPr>
        <w:spacing w:after="60" w:before="60" w:lineRule="auto"/>
        <w:ind w:left="720" w:hanging="360"/>
        <w:jc w:val="both"/>
        <w:rPr/>
      </w:pPr>
      <w:r>
        <w:rPr>
          <w:b w:val="1"/>
          <w:bCs w:val="1"/>
          <w:rtl w:val="0"/>
        </w:rPr>
        <w:t xml:space="preserve">i) </w:t>
      </w:r>
      <w:r>
        <w:rPr>
          <w:rtl w:val="0"/>
        </w:rPr>
        <w:t xml:space="preserve">nie znajduje się w przymusowym położeniu w rozumieniu art. 388 k.c.;</w:t>
      </w:r>
    </w:p>
    <w:p w:rsidR="00000000" w:rsidDel="00000000" w:rsidP="00000000" w:rsidRDefault="00000000" w:rsidRPr="00000000" w14:paraId="00000086">
      <w:pPr>
        <w:spacing w:after="60" w:before="60" w:lineRule="auto"/>
        <w:ind w:left="720" w:hanging="360"/>
        <w:jc w:val="both"/>
        <w:rPr/>
      </w:pPr>
      <w:r>
        <w:rPr>
          <w:b w:val="1"/>
          <w:bCs w:val="1"/>
          <w:rtl w:val="0"/>
        </w:rPr>
        <w:t xml:space="preserve">j) </w:t>
      </w:r>
      <w:r>
        <w:rPr>
          <w:rtl w:val="0"/>
        </w:rPr>
        <w:t xml:space="preserve">nie toczy się przeciwko niemu postępowanie o ogłoszenie upadłości ani nie ma podstaw do ogłoszenia takiej upadłości;</w:t>
      </w:r>
    </w:p>
    <w:p w:rsidR="00000000" w:rsidDel="00000000" w:rsidP="00000000" w:rsidRDefault="00000000" w:rsidRPr="00000000" w14:paraId="00000087">
      <w:pPr>
        <w:spacing w:after="60" w:before="60" w:lineRule="auto"/>
        <w:ind w:left="720" w:hanging="360"/>
        <w:jc w:val="both"/>
        <w:rPr/>
      </w:pPr>
      <w:r>
        <w:rPr>
          <w:b w:val="1"/>
          <w:bCs w:val="1"/>
          <w:rtl w:val="0"/>
        </w:rPr>
        <w:t xml:space="preserve">k) </w:t>
      </w:r>
      <w:r>
        <w:rPr>
          <w:rtl w:val="0"/>
        </w:rPr>
        <w:t xml:space="preserve">posiada rozeznanie na rynku ofert pożyczek pozabankowych dla przedsiębiorców i wybrał niniejszy produkt finansowy spośród dostępnych ofert;</w:t>
      </w:r>
    </w:p>
    <w:p w:rsidR="00000000" w:rsidDel="00000000" w:rsidP="00000000" w:rsidRDefault="00000000" w:rsidRPr="00000000" w14:paraId="00000088">
      <w:pPr>
        <w:spacing w:after="60" w:before="60" w:lineRule="auto"/>
        <w:ind w:left="720" w:hanging="360"/>
        <w:jc w:val="both"/>
        <w:rPr/>
      </w:pPr>
      <w:r>
        <w:rPr>
          <w:b w:val="1"/>
          <w:bCs w:val="1"/>
          <w:rtl w:val="0"/>
        </w:rPr>
        <w:t xml:space="preserve">l) </w:t>
      </w:r>
      <w:r>
        <w:rPr>
          <w:rtl w:val="0"/>
        </w:rPr>
        <w:t xml:space="preserve">wyraża zgodę na przeniesienie przez Pożyczkodawcę wierzytelności i wszelkich praw wynikających z Umowy na osoby trzecie wraz z ustanowionymi zabezpieczeniami;</w:t>
      </w:r>
    </w:p>
    <w:p w:rsidR="00000000" w:rsidDel="00000000" w:rsidP="00000000" w:rsidRDefault="00000000" w:rsidRPr="00000000" w14:paraId="00000089">
      <w:pPr>
        <w:spacing w:after="60" w:before="60" w:lineRule="auto"/>
        <w:ind w:left="720" w:hanging="360"/>
        <w:jc w:val="both"/>
        <w:rPr/>
      </w:pPr>
      <w:r>
        <w:rPr>
          <w:b w:val="1"/>
          <w:bCs w:val="1"/>
          <w:rtl w:val="0"/>
        </w:rPr>
        <w:t xml:space="preserve">ł) </w:t>
      </w:r>
      <w:r>
        <w:rPr>
          <w:rtl w:val="0"/>
        </w:rPr>
        <w:t xml:space="preserve">wyraża zgodę na dostarczanie korespondencji drogą elektroniczną na adres: </w:t>
      </w:r>
      <w:r>
        <w:rPr>
          <w:b w:val="1"/>
          <w:bCs w:val="1"/>
          <w:color w:val="c00000"/>
          <w:rtl w:val="0"/>
        </w:rPr>
        <w:t xml:space="preserve">[ADRES E-MAIL]</w:t>
      </w:r>
      <w:r>
        <w:rPr>
          <w:rtl w:val="0"/>
        </w:rPr>
        <w:t xml:space="preserve">. W przypadku zmiany adresu e-mail Pożyczkobiorca zobowiązuje się niezwłocznie powiadomić Pożyczkodawcę na piśmie. Brak pisemnego powiadomienia o zmianie adresu e-mail skutkuje tym, że korespondencja wysłana na wskazany adres jest uznana za doręczoną.</w:t>
      </w:r>
      <w:ins w:id="821" w:author="Claude" w:date="2026-06-10T12:00:00Z">
        <w:r>
          <w:rPr>
            <w:rtl w:val="0"/>
          </w:rPr>
          <w:t xml:space="preserve"> Niniejsza fikcja doręczenia nie dotyczy oświadczeń wywołujących skutki prawne, w szczególności wypowiedzenia Umowy oraz wezwania, o którym mowa w § 3 ust. 2, które doręcza się przesyłką rejestrowaną na adres do doręczeń Pożyczkobiorcy.</w:t>
        </w:r>
      </w:ins>
    </w:p>
    <w:p w:rsidR="00000000" w:rsidDel="00000000" w:rsidP="00000000" w:rsidRDefault="00000000" w:rsidRPr="00000000" w14:paraId="0000008A">
      <w:pPr>
        <w:spacing w:after="40" w:before="40" w:lineRule="auto"/>
        <w:rPr/>
      </w:pPr>
      <w:r>
        <w:rPr>
          <w:rtl w:val="0"/>
        </w:rPr>
      </w:r>
    </w:p>
    <w:p w:rsidR="00000000" w:rsidDel="00000000" w:rsidP="00000000" w:rsidRDefault="00000000" w:rsidRPr="00000000" w14:paraId="0000008B">
      <w:pPr>
        <w:spacing w:after="80" w:before="80" w:lineRule="auto"/>
        <w:jc w:val="both"/>
        <w:rPr/>
      </w:pPr>
      <w:r>
        <w:rPr>
          <w:b w:val="1"/>
          <w:bCs w:val="1"/>
          <w:rtl w:val="0"/>
        </w:rPr>
        <w:t xml:space="preserve">Pożyczkodawca oświadcza, iż zgodnie z art. 13 RODO (Rozporządzenie PE i Rady (UE) 2016/679):</w:t>
      </w:r>
      <w:r>
        <w:rPr>
          <w:rtl w:val="0"/>
        </w:rPr>
      </w:r>
    </w:p>
    <w:p w:rsidR="00000000" w:rsidDel="00000000" w:rsidP="00000000" w:rsidRDefault="00000000" w:rsidRPr="00000000" w14:paraId="0000008C">
      <w:pPr>
        <w:spacing w:after="40" w:before="40" w:lineRule="auto"/>
        <w:rPr/>
      </w:pPr>
      <w:r>
        <w:rPr>
          <w:rtl w:val="0"/>
        </w:rPr>
      </w:r>
    </w:p>
    <w:p w:rsidR="00000000" w:rsidDel="00000000" w:rsidP="00000000" w:rsidRDefault="00000000" w:rsidRPr="00000000" w14:paraId="0000008D">
      <w:pPr>
        <w:spacing w:after="60" w:before="60" w:lineRule="auto"/>
        <w:ind w:left="720" w:hanging="360"/>
        <w:jc w:val="both"/>
        <w:rPr/>
      </w:pPr>
      <w:r>
        <w:rPr>
          <w:b w:val="1"/>
          <w:bCs w:val="1"/>
          <w:rtl w:val="0"/>
        </w:rPr>
        <w:t xml:space="preserve">a) </w:t>
      </w:r>
      <w:r>
        <w:rPr>
          <w:rtl w:val="0"/>
        </w:rPr>
        <w:t xml:space="preserve">administratorem danych osobowych Pożyczkobiorcy jest </w:t>
      </w:r>
      <w:r>
        <w:rPr>
          <w:b w:val="1"/>
          <w:bCs w:val="1"/>
          <w:color w:val="c00000"/>
          <w:rtl w:val="0"/>
        </w:rPr>
        <w:t xml:space="preserve">[PEŁNA NAZWA ADMINISTRATORA]</w:t>
      </w:r>
      <w:r>
        <w:rPr>
          <w:rtl w:val="0"/>
        </w:rPr>
        <w:t xml:space="preserve">;</w:t>
      </w:r>
    </w:p>
    <w:p w:rsidR="00000000" w:rsidDel="00000000" w:rsidP="00000000" w:rsidRDefault="00000000" w:rsidRPr="00000000" w14:paraId="0000008E">
      <w:pPr>
        <w:spacing w:after="60" w:before="60" w:lineRule="auto"/>
        <w:ind w:left="720" w:hanging="360"/>
        <w:jc w:val="both"/>
        <w:rPr/>
      </w:pPr>
      <w:r>
        <w:rPr>
          <w:b w:val="1"/>
          <w:bCs w:val="1"/>
          <w:rtl w:val="0"/>
        </w:rPr>
        <w:t xml:space="preserve">b) </w:t>
      </w:r>
      <w:r>
        <w:rPr>
          <w:rtl w:val="0"/>
        </w:rPr>
        <w:t xml:space="preserve">dane osobowe przetwarzane są na podstawie art. 6 ust. 1 lit. b RODO w celu realizacji Umowy;</w:t>
      </w:r>
    </w:p>
    <w:p w:rsidR="00000000" w:rsidDel="00000000" w:rsidP="00000000" w:rsidRDefault="00000000" w:rsidRPr="00000000" w14:paraId="0000008F">
      <w:pPr>
        <w:spacing w:after="60" w:before="60" w:lineRule="auto"/>
        <w:ind w:left="720" w:hanging="360"/>
        <w:jc w:val="both"/>
        <w:rPr/>
      </w:pPr>
      <w:r>
        <w:rPr>
          <w:b w:val="1"/>
          <w:bCs w:val="1"/>
          <w:rtl w:val="0"/>
        </w:rPr>
        <w:t xml:space="preserve">c) </w:t>
      </w:r>
      <w:r>
        <w:rPr>
          <w:rtl w:val="0"/>
        </w:rPr>
        <w:t xml:space="preserve">odbiorcami danych będą wyłącznie podmioty uprawnione na podstawie przepisów prawa oraz firmy windykacyjne;</w:t>
      </w:r>
    </w:p>
    <w:p w:rsidR="00000000" w:rsidDel="00000000" w:rsidP="00000000" w:rsidRDefault="00000000" w:rsidRPr="00000000" w14:paraId="00000090">
      <w:pPr>
        <w:spacing w:after="60" w:before="60" w:lineRule="auto"/>
        <w:ind w:left="720" w:hanging="360"/>
        <w:jc w:val="both"/>
        <w:rPr/>
      </w:pPr>
      <w:r>
        <w:rPr>
          <w:b w:val="1"/>
          <w:bCs w:val="1"/>
          <w:rtl w:val="0"/>
        </w:rPr>
        <w:t xml:space="preserve">d) </w:t>
      </w:r>
      <w:r>
        <w:rPr>
          <w:rtl w:val="0"/>
        </w:rPr>
        <w:t xml:space="preserve">dane przechowywane będą przez okres 10 lat od rozwiązania Umowy;</w:t>
      </w:r>
    </w:p>
    <w:p w:rsidR="00000000" w:rsidDel="00000000" w:rsidP="00000000" w:rsidRDefault="00000000" w:rsidRPr="00000000" w14:paraId="00000091">
      <w:pPr>
        <w:spacing w:after="60" w:before="60" w:lineRule="auto"/>
        <w:ind w:left="720" w:hanging="360"/>
        <w:jc w:val="both"/>
        <w:rPr/>
      </w:pPr>
      <w:r>
        <w:rPr>
          <w:b w:val="1"/>
          <w:bCs w:val="1"/>
          <w:rtl w:val="0"/>
        </w:rPr>
        <w:t xml:space="preserve">e) </w:t>
      </w:r>
      <w:r>
        <w:rPr>
          <w:rtl w:val="0"/>
        </w:rPr>
        <w:t xml:space="preserve">Pożyczkobiorcy przysługuje prawo dostępu, sprostowania, sprzeciwu wobec przetwarzania oraz przenoszenia danych;</w:t>
      </w:r>
    </w:p>
    <w:p w:rsidR="00000000" w:rsidDel="00000000" w:rsidP="00000000" w:rsidRDefault="00000000" w:rsidRPr="00000000" w14:paraId="00000092">
      <w:pPr>
        <w:spacing w:after="60" w:before="60" w:lineRule="auto"/>
        <w:ind w:left="720" w:hanging="360"/>
        <w:jc w:val="both"/>
        <w:rPr/>
      </w:pPr>
      <w:r>
        <w:rPr>
          <w:b w:val="1"/>
          <w:bCs w:val="1"/>
          <w:rtl w:val="0"/>
        </w:rPr>
        <w:t xml:space="preserve">f) </w:t>
      </w:r>
      <w:r>
        <w:rPr>
          <w:rtl w:val="0"/>
        </w:rPr>
        <w:t xml:space="preserve">Pożyczkobiorca ma prawo wniesienia skargi do Prezesa UODO;</w:t>
      </w:r>
    </w:p>
    <w:p w:rsidR="00000000" w:rsidDel="00000000" w:rsidP="00000000" w:rsidRDefault="00000000" w:rsidRPr="00000000" w14:paraId="00000093">
      <w:pPr>
        <w:spacing w:after="60" w:before="60" w:lineRule="auto"/>
        <w:ind w:left="720" w:hanging="360"/>
        <w:jc w:val="both"/>
        <w:rPr/>
      </w:pPr>
      <w:r>
        <w:rPr>
          <w:b w:val="1"/>
          <w:bCs w:val="1"/>
          <w:rtl w:val="0"/>
        </w:rPr>
        <w:t xml:space="preserve">g) </w:t>
      </w:r>
      <w:r>
        <w:rPr>
          <w:rtl w:val="0"/>
        </w:rPr>
        <w:t xml:space="preserve">podanie danych jest dobrowolne, jednak odmowa może skutkować odmową udzielenia pożyczki.</w:t>
      </w:r>
    </w:p>
    <w:p w:rsidR="00000000" w:rsidDel="00000000" w:rsidP="00000000" w:rsidRDefault="00000000" w:rsidRPr="00000000" w14:paraId="00000094">
      <w:pPr>
        <w:spacing w:after="40" w:before="40" w:lineRule="auto"/>
        <w:rPr/>
      </w:pPr>
      <w:r>
        <w:rPr>
          <w:rtl w:val="0"/>
        </w:rPr>
      </w:r>
    </w:p>
    <w:p w:rsidR="00000000" w:rsidDel="00000000" w:rsidP="00000000" w:rsidRDefault="00000000" w:rsidRPr="00000000" w14:paraId="00000095">
      <w:pPr>
        <w:spacing w:after="80" w:before="80" w:lineRule="auto"/>
        <w:ind w:left="360" w:hanging="360"/>
        <w:jc w:val="both"/>
        <w:rPr/>
      </w:pPr>
      <w:r>
        <w:rPr>
          <w:b w:val="1"/>
          <w:bCs w:val="1"/>
          <w:rtl w:val="0"/>
        </w:rPr>
        <w:t xml:space="preserve">1. </w:t>
      </w:r>
      <w:r>
        <w:rPr>
          <w:rtl w:val="0"/>
        </w:rPr>
        <w:t xml:space="preserve">Pożyczkobiorca i Pożyczkodawca potwierdzają, że zapisy niniejszej Umowy są efektem indywidualnych negocjacji uwidocznionych w Protokole z Negocjacji (Załącznik nr 2).</w:t>
      </w:r>
    </w:p>
    <w:p w:rsidR="00000000" w:rsidDel="00000000" w:rsidP="00000000" w:rsidRDefault="00000000" w:rsidRPr="00000000" w14:paraId="00000096">
      <w:pPr>
        <w:spacing w:after="40" w:before="40" w:lineRule="auto"/>
        <w:rPr/>
      </w:pPr>
      <w:r>
        <w:rPr>
          <w:rtl w:val="0"/>
        </w:rPr>
      </w:r>
    </w:p>
    <w:p w:rsidR="00000000" w:rsidDel="00000000" w:rsidP="00000000" w:rsidRDefault="00000000" w:rsidRPr="00000000" w14:paraId="00000097">
      <w:pPr>
        <w:pBdr>
          <w:bottom w:color="2e4a7a" w:space="4" w:sz="6" w:val="single"/>
        </w:pBdr>
        <w:spacing w:after="120" w:before="280" w:lineRule="auto"/>
        <w:rPr/>
      </w:pPr>
      <w:r>
        <w:rPr>
          <w:b w:val="1"/>
          <w:bCs w:val="1"/>
          <w:smallCaps w:val="1"/>
          <w:sz w:val="22"/>
          <w:szCs w:val="22"/>
          <w:rtl w:val="0"/>
        </w:rPr>
        <w:t xml:space="preserve">§ 6 – POSTANOWIENIA OGÓLNE</w:t>
      </w:r>
      <w:r>
        <w:rPr>
          <w:rtl w:val="0"/>
        </w:rPr>
      </w:r>
    </w:p>
    <w:p w:rsidR="00000000" w:rsidDel="00000000" w:rsidP="00000000" w:rsidRDefault="00000000" w:rsidRPr="00000000" w14:paraId="00000098">
      <w:pPr>
        <w:spacing w:after="40" w:before="40" w:lineRule="auto"/>
        <w:rPr/>
      </w:pPr>
      <w:r>
        <w:rPr>
          <w:rtl w:val="0"/>
        </w:rPr>
      </w:r>
    </w:p>
    <w:p w:rsidR="00000000" w:rsidDel="00000000" w:rsidP="00000000" w:rsidRDefault="00000000" w:rsidRPr="00000000" w14:paraId="00000099">
      <w:pPr>
        <w:spacing w:after="80" w:before="80" w:lineRule="auto"/>
        <w:ind w:left="360" w:hanging="360"/>
        <w:jc w:val="both"/>
        <w:rPr/>
      </w:pPr>
      <w:r>
        <w:rPr>
          <w:b w:val="1"/>
          <w:bCs w:val="1"/>
          <w:rtl w:val="0"/>
        </w:rPr>
        <w:t xml:space="preserve">1. </w:t>
      </w:r>
      <w:r>
        <w:rPr>
          <w:rtl w:val="0"/>
        </w:rPr>
        <w:t xml:space="preserve">Podpisując Umowę Pożyczkobiorca potwierdza odbiór Załącznika nr 1 (Harmonogram Spłat).</w:t>
      </w:r>
    </w:p>
    <w:p w:rsidR="00000000" w:rsidDel="00000000" w:rsidP="00000000" w:rsidRDefault="00000000" w:rsidRPr="00000000" w14:paraId="0000009A">
      <w:pPr>
        <w:spacing w:after="80" w:before="80" w:lineRule="auto"/>
        <w:ind w:left="360" w:hanging="360"/>
        <w:jc w:val="both"/>
        <w:rPr/>
      </w:pPr>
      <w:r>
        <w:rPr>
          <w:b w:val="1"/>
          <w:bCs w:val="1"/>
          <w:rtl w:val="0"/>
        </w:rPr>
        <w:t xml:space="preserve">2. </w:t>
      </w:r>
      <w:r>
        <w:rPr>
          <w:rtl w:val="0"/>
        </w:rPr>
        <w:t xml:space="preserve">Wszelkie zmiany niniejszej Umowy wymagają formy pisemnej pod rygorem nieważności.</w:t>
      </w:r>
    </w:p>
    <w:p w:rsidR="00000000" w:rsidDel="00000000" w:rsidP="00000000" w:rsidRDefault="00000000" w:rsidRPr="00000000" w14:paraId="0000009B">
      <w:pPr>
        <w:spacing w:after="80" w:before="80" w:lineRule="auto"/>
        <w:ind w:left="360" w:hanging="360"/>
        <w:jc w:val="both"/>
        <w:rPr/>
      </w:pPr>
      <w:r>
        <w:rPr>
          <w:b w:val="1"/>
          <w:bCs w:val="1"/>
          <w:rtl w:val="0"/>
        </w:rPr>
        <w:t xml:space="preserve">3. </w:t>
      </w:r>
      <w:r>
        <w:rPr>
          <w:rtl w:val="0"/>
        </w:rPr>
        <w:t xml:space="preserve">Pożyczkodawca i Pożyczkobiorca potwierdzają, że ich zgodnym zamiarem jest zawarcie Umowy pożyczki w rozumieniu przepisów k.c., której spłata jest odpowiednio i zgodnie z prawem zabezpieczona.</w:t>
      </w:r>
    </w:p>
    <w:p w:rsidR="00000000" w:rsidDel="00000000" w:rsidP="00000000" w:rsidRDefault="00000000" w:rsidRPr="00000000" w14:paraId="0000009C">
      <w:pPr>
        <w:spacing w:after="80" w:before="80" w:lineRule="auto"/>
        <w:ind w:left="360" w:hanging="360"/>
        <w:jc w:val="both"/>
        <w:rPr/>
      </w:pPr>
      <w:r>
        <w:rPr>
          <w:b w:val="1"/>
          <w:bCs w:val="1"/>
          <w:rtl w:val="0"/>
        </w:rPr>
        <w:t xml:space="preserve">4. </w:t>
      </w:r>
      <w:r>
        <w:rPr>
          <w:rtl w:val="0"/>
        </w:rPr>
        <w:t xml:space="preserve">Umowę sporządzono w 2 jednobrzmiących egzemplarzach, po jednym dla każdej ze Stron.</w:t>
      </w:r>
    </w:p>
    <w:p w:rsidR="00000000" w:rsidDel="00000000" w:rsidP="00000000" w:rsidRDefault="00000000" w:rsidRPr="00000000" w14:paraId="0000009D">
      <w:pPr>
        <w:spacing w:after="80" w:before="80" w:lineRule="auto"/>
        <w:ind w:left="360" w:hanging="360"/>
        <w:jc w:val="both"/>
        <w:rPr/>
      </w:pPr>
      <w:r>
        <w:rPr>
          <w:b w:val="1"/>
          <w:bCs w:val="1"/>
          <w:rtl w:val="0"/>
        </w:rPr>
        <w:t xml:space="preserve">5. </w:t>
      </w:r>
      <w:r>
        <w:rPr>
          <w:rtl w:val="0"/>
        </w:rPr>
        <w:t xml:space="preserve">W sprawach nieobjętych Umową stosuje się przepisy k.c. oraz inne powszechnie obowiązujące przepisy prawa. W razie sprzeczności postanowień Umowy z przepisami prawa, przepisy te uchylają, uzupełniają lub zastępują wadliwe postanowienia, a pozostałe postanowienia pozostają w mocy.</w:t>
      </w:r>
    </w:p>
    <w:p w:rsidR="00000000" w:rsidDel="00000000" w:rsidP="00000000" w:rsidRDefault="00000000" w:rsidRPr="00000000" w14:paraId="0000009E">
      <w:pPr>
        <w:spacing w:after="80" w:before="80" w:lineRule="auto"/>
        <w:ind w:left="360" w:hanging="360"/>
        <w:jc w:val="both"/>
        <w:rPr/>
      </w:pPr>
      <w:r>
        <w:rPr>
          <w:b w:val="1"/>
          <w:bCs w:val="1"/>
          <w:rtl w:val="0"/>
        </w:rPr>
        <w:t xml:space="preserve">6. </w:t>
      </w:r>
      <w:r>
        <w:rPr>
          <w:rtl w:val="0"/>
        </w:rPr>
        <w:t xml:space="preserve">Wszelkie spory wynikłe z realizacji Umowy Strony deklarują rozstrzygać polubownie. W braku porozumienia właściwym jest sąd powszechny miejscowo właściwy dla siedziby Pożyczkodawcy (wierzyciela) lub cesjonariusza.</w:t>
      </w:r>
    </w:p>
    <w:p w:rsidR="00000000" w:rsidDel="00000000" w:rsidP="00000000" w:rsidRDefault="00000000" w:rsidRPr="00000000" w14:paraId="0000009F">
      <w:pPr>
        <w:spacing w:after="40" w:before="40" w:lineRule="auto"/>
        <w:rPr/>
      </w:pPr>
      <w:r>
        <w:rPr>
          <w:rtl w:val="0"/>
        </w:rPr>
      </w:r>
    </w:p>
    <w:p w:rsidR="00000000" w:rsidDel="00000000" w:rsidP="00000000" w:rsidRDefault="00000000" w:rsidRPr="00000000" w14:paraId="000000A0">
      <w:pPr>
        <w:pBdr>
          <w:bottom w:color="2e4a7a" w:space="4" w:sz="6" w:val="single"/>
        </w:pBdr>
        <w:spacing w:after="120" w:before="280" w:lineRule="auto"/>
        <w:rPr/>
      </w:pPr>
      <w:r>
        <w:rPr>
          <w:b w:val="1"/>
          <w:bCs w:val="1"/>
          <w:smallCaps w:val="1"/>
          <w:sz w:val="22"/>
          <w:szCs w:val="22"/>
          <w:rtl w:val="0"/>
        </w:rPr>
        <w:t xml:space="preserve">§ 7 – WYPOWIEDZENIE UMOWY</w:t>
      </w:r>
      <w:r>
        <w:rPr>
          <w:rtl w:val="0"/>
        </w:rPr>
      </w:r>
    </w:p>
    <w:p w:rsidR="00000000" w:rsidDel="00000000" w:rsidP="00000000" w:rsidRDefault="00000000" w:rsidRPr="00000000" w14:paraId="000000A1">
      <w:pPr>
        <w:spacing w:after="40" w:before="40" w:lineRule="auto"/>
        <w:rPr/>
      </w:pPr>
      <w:r>
        <w:rPr>
          <w:rtl w:val="0"/>
        </w:rPr>
      </w:r>
    </w:p>
    <w:p w:rsidR="00000000" w:rsidDel="00000000" w:rsidP="00000000" w:rsidRDefault="00000000" w:rsidRPr="00000000" w14:paraId="000000A2">
      <w:pPr>
        <w:spacing w:after="80" w:before="80" w:lineRule="auto"/>
        <w:ind w:left="360" w:hanging="360"/>
        <w:jc w:val="both"/>
        <w:rPr/>
      </w:pPr>
      <w:r>
        <w:rPr>
          <w:b w:val="1"/>
          <w:bCs w:val="1"/>
          <w:rtl w:val="0"/>
        </w:rPr>
        <w:t xml:space="preserve">1. </w:t>
      </w:r>
      <w:r>
        <w:rPr>
          <w:rtl w:val="0"/>
        </w:rPr>
        <w:t xml:space="preserve">Pożyczkodawca ma prawo wypowiedzieć Umowę ze skutkiem natychmiastowym i żądać natychmiastowej spłaty całości niespłaconego zadłużenia wraz z odsetkami i kosztami, gdy Pożyczkobiorca:</w:t>
      </w:r>
    </w:p>
    <w:p w:rsidR="00000000" w:rsidDel="00000000" w:rsidP="00000000" w:rsidRDefault="00000000" w:rsidRPr="00000000" w14:paraId="000000A3">
      <w:pPr>
        <w:spacing w:after="60" w:before="60" w:lineRule="auto"/>
        <w:ind w:left="720" w:hanging="360"/>
        <w:jc w:val="both"/>
        <w:rPr/>
      </w:pPr>
      <w:r>
        <w:rPr>
          <w:b w:val="1"/>
          <w:bCs w:val="1"/>
          <w:rtl w:val="0"/>
        </w:rPr>
        <w:t xml:space="preserve">a) </w:t>
      </w:r>
      <w:r>
        <w:rPr>
          <w:rtl w:val="0"/>
        </w:rPr>
        <w:t xml:space="preserve">opóźnia się z zapłatą którejkolwiek raty lub innych należności przez okres dłuższy niż 14 dni;</w:t>
      </w:r>
    </w:p>
    <w:p w:rsidR="00000000" w:rsidDel="00000000" w:rsidP="00000000" w:rsidRDefault="00000000" w:rsidRPr="00000000" w14:paraId="000000A4">
      <w:pPr>
        <w:spacing w:after="60" w:before="60" w:lineRule="auto"/>
        <w:ind w:left="720" w:hanging="360"/>
        <w:jc w:val="both"/>
        <w:rPr/>
      </w:pPr>
      <w:r>
        <w:rPr>
          <w:b w:val="1"/>
          <w:bCs w:val="1"/>
          <w:rtl w:val="0"/>
        </w:rPr>
        <w:t xml:space="preserve">b) </w:t>
      </w:r>
      <w:r>
        <w:rPr>
          <w:rtl w:val="0"/>
        </w:rPr>
        <w:t xml:space="preserve">wykorzysta pożyczkę niezgodnie z celem określonym w §1;</w:t>
      </w:r>
    </w:p>
    <w:p w:rsidR="00000000" w:rsidDel="00000000" w:rsidP="00000000" w:rsidRDefault="00000000" w:rsidRPr="00000000" w14:paraId="000000A5">
      <w:pPr>
        <w:spacing w:after="60" w:before="60" w:lineRule="auto"/>
        <w:ind w:left="720" w:hanging="360"/>
        <w:jc w:val="both"/>
        <w:rPr/>
      </w:pPr>
      <w:r>
        <w:rPr>
          <w:b w:val="1"/>
          <w:bCs w:val="1"/>
          <w:rtl w:val="0"/>
        </w:rPr>
        <w:t xml:space="preserve">c) </w:t>
      </w:r>
      <w:r>
        <w:rPr>
          <w:rtl w:val="0"/>
        </w:rPr>
        <w:t xml:space="preserve">podał Pożyczkodawcy nieprawdziwe dane, dokumenty lub informacje mające znaczenie dla zawarcia lub wykonywania Umowy;</w:t>
      </w:r>
    </w:p>
    <w:p w:rsidR="00000000" w:rsidDel="00000000" w:rsidP="00000000" w:rsidRDefault="00000000" w:rsidRPr="00000000" w14:paraId="000000A6">
      <w:pPr>
        <w:spacing w:after="60" w:before="60" w:lineRule="auto"/>
        <w:ind w:left="720" w:hanging="360"/>
        <w:jc w:val="both"/>
        <w:rPr/>
      </w:pPr>
      <w:r>
        <w:rPr>
          <w:b w:val="1"/>
          <w:bCs w:val="1"/>
          <w:rtl w:val="0"/>
        </w:rPr>
        <w:t xml:space="preserve">d) </w:t>
      </w:r>
      <w:r>
        <w:rPr>
          <w:rtl w:val="0"/>
        </w:rPr>
        <w:t xml:space="preserve">utrudnia Pożyczkodawcy wykonanie jego praw z Umowy lub ustanowionych zabezpieczeń;</w:t>
      </w:r>
    </w:p>
    <w:p w:rsidR="00000000" w:rsidDel="00000000" w:rsidP="00000000" w:rsidRDefault="00000000" w:rsidRPr="00000000" w14:paraId="000000A7">
      <w:pPr>
        <w:spacing w:after="60" w:before="60" w:lineRule="auto"/>
        <w:ind w:left="720" w:hanging="360"/>
        <w:jc w:val="both"/>
        <w:rPr/>
      </w:pPr>
      <w:r>
        <w:rPr>
          <w:b w:val="1"/>
          <w:bCs w:val="1"/>
          <w:rtl w:val="0"/>
        </w:rPr>
        <w:t xml:space="preserve">e) </w:t>
      </w:r>
      <w:r>
        <w:rPr>
          <w:rtl w:val="0"/>
        </w:rPr>
        <w:t xml:space="preserve">narusza inne istotne postanowienia Umowy;</w:t>
      </w:r>
    </w:p>
    <w:p w:rsidR="00000000" w:rsidDel="00000000" w:rsidP="00000000" w:rsidRDefault="00000000" w:rsidRPr="00000000" w14:paraId="000000A8">
      <w:pPr>
        <w:spacing w:after="60" w:before="60" w:lineRule="auto"/>
        <w:ind w:left="720" w:hanging="360"/>
        <w:jc w:val="both"/>
        <w:rPr/>
      </w:pPr>
      <w:r>
        <w:rPr>
          <w:b w:val="1"/>
          <w:bCs w:val="1"/>
          <w:rtl w:val="0"/>
        </w:rPr>
        <w:t xml:space="preserve">f) </w:t>
      </w:r>
      <w:r>
        <w:rPr>
          <w:rtl w:val="0"/>
        </w:rPr>
        <w:t xml:space="preserve">zostanie wszczęte wobec niego postępowanie egzekucyjne, upadłościowe, restrukturyzacyjne lub likwidacyjne;</w:t>
      </w:r>
    </w:p>
    <w:p w:rsidR="00000000" w:rsidDel="00000000" w:rsidP="00000000" w:rsidRDefault="00000000" w:rsidRPr="00000000" w14:paraId="000000A9">
      <w:pPr>
        <w:spacing w:after="60" w:before="60" w:lineRule="auto"/>
        <w:ind w:left="720" w:hanging="360"/>
        <w:jc w:val="both"/>
        <w:rPr/>
      </w:pPr>
      <w:r>
        <w:rPr>
          <w:b w:val="1"/>
          <w:bCs w:val="1"/>
          <w:rtl w:val="0"/>
        </w:rPr>
        <w:t xml:space="preserve">g) </w:t>
      </w:r>
      <w:r>
        <w:rPr>
          <w:rtl w:val="0"/>
        </w:rPr>
        <w:t xml:space="preserve">dokona rozporządzenia nieruchomością stanowiącą zabezpieczenie bez zgody Pożyczkodawcy, o której mowa w §3 ust. 5.</w:t>
      </w:r>
    </w:p>
    <w:p w:rsidR="00000000" w:rsidDel="00000000" w:rsidP="00000000" w:rsidRDefault="00000000" w:rsidRPr="00000000" w14:paraId="000000AA">
      <w:pPr>
        <w:spacing w:after="80" w:before="80" w:lineRule="auto"/>
        <w:ind w:left="360" w:hanging="360"/>
        <w:jc w:val="both"/>
        <w:rPr/>
      </w:pPr>
      <w:r>
        <w:rPr>
          <w:b w:val="1"/>
          <w:bCs w:val="1"/>
          <w:rtl w:val="0"/>
        </w:rPr>
        <w:t xml:space="preserve">2. </w:t>
      </w:r>
      <w:r>
        <w:rPr>
          <w:rtl w:val="0"/>
        </w:rPr>
        <w:t xml:space="preserve">W przypadku wypowiedzenia Umowy Pożyczkobiorca zobowiązany jest do spłaty całości zadłużenia w terminie 7 dni od doręczenia oświadczenia o wypowiedzeniu.</w:t>
      </w:r>
    </w:p>
    <w:p w:rsidR="00000000" w:rsidDel="00000000" w:rsidP="00000000" w:rsidRDefault="00000000" w:rsidRPr="00000000" w14:paraId="000000AB">
      <w:pPr>
        <w:spacing w:after="80" w:before="80" w:lineRule="auto"/>
        <w:ind w:left="360" w:hanging="360"/>
        <w:jc w:val="both"/>
        <w:rPr/>
      </w:pPr>
      <w:r>
        <w:rPr>
          <w:b w:val="1"/>
          <w:bCs w:val="1"/>
          <w:rtl w:val="0"/>
        </w:rPr>
        <w:t xml:space="preserve">3. </w:t>
      </w:r>
      <w:commentRangeStart w:id="2"/>
      <w:del w:id="831" w:author="Claude" w:date="2026-06-10T12:00:00Z">
        <w:r>
          <w:rPr>
            <w:rtl w:val="0"/>
          </w:rPr>
          <w:delText xml:space="preserve">Oświadczenie o wypowiedzeniu może zostać doręczone Pożyczkobiorcy w formie pisemnej na adres wskazany w Umowie lub w formie elektronicznej na adres e-mail Pożyczkobiorcy. W przypadku doręczenia elektronicznego, oświadczenie uznaje się za doręczone z chwilą wysłania na adres wskazany w §5 lit. ł. Pożyczkodawca powinien jednocześnie podjąć próbę doręczenia pisemnego.</w:delText>
        </w:r>
      </w:del>
      <w:ins w:id="832" w:author="Claude" w:date="2026-06-10T12:00:00Z">
        <w:r>
          <w:rPr>
            <w:rtl w:val="0"/>
          </w:rPr>
          <w:t xml:space="preserve">Oświadczenie o wypowiedzeniu wywołuje skutek z chwilą jego dojścia do Pożyczkobiorcy w sposób umożliwiający zapoznanie się z jego treścią (art. 61 k.c.). Dla celów dowodowych Pożyczkodawca doręcza je przesyłką rejestrowaną na adres do doręczeń wskazany w Umowie; doręczenie na adres e-mail Pożyczkobiorcy ma charakter pomocniczy.</w:t>
        </w:r>
      </w:ins>
      <w:commentRangeEnd w:id="2"/>
      <w:r>
        <w:rPr>
          <w:rStyle w:val="CommentReference"/>
        </w:rPr>
        <w:commentReference w:id="2"/>
      </w:r>
    </w:p>
    <w:p w:rsidR="00000000" w:rsidDel="00000000" w:rsidP="00000000" w:rsidRDefault="00000000" w:rsidRPr="00000000" w14:paraId="000000AC">
      <w:pPr>
        <w:spacing w:after="40" w:before="40" w:lineRule="auto"/>
        <w:rPr/>
      </w:pPr>
      <w:r>
        <w:rPr>
          <w:rtl w:val="0"/>
        </w:rPr>
      </w:r>
    </w:p>
    <w:p w:rsidR="00000000" w:rsidDel="00000000" w:rsidP="00000000" w:rsidRDefault="00000000" w:rsidRPr="00000000" w14:paraId="000000AD">
      <w:pPr>
        <w:spacing w:after="40" w:before="40" w:lineRule="auto"/>
        <w:rPr/>
      </w:pPr>
      <w:r>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810"/>
        <w:gridCol w:w="3408"/>
        <w:tblGridChange w:id="0">
          <w:tblGrid>
            <w:gridCol w:w="2808"/>
            <w:gridCol w:w="2810"/>
            <w:gridCol w:w="34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AE">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AF">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B0">
            <w:pPr>
              <w:spacing w:after="80" w:before="80" w:lineRule="auto"/>
              <w:jc w:val="center"/>
              <w:rPr/>
            </w:pPr>
            <w:r>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80.0" w:type="dxa"/>
              <w:right w:w="120.0" w:type="dxa"/>
            </w:tcMar>
          </w:tcPr>
          <w:p w:rsidR="00000000" w:rsidDel="00000000" w:rsidP="00000000" w:rsidRDefault="00000000" w:rsidRPr="00000000" w14:paraId="000000B1">
            <w:pPr>
              <w:spacing w:after="80" w:before="80" w:lineRule="auto"/>
              <w:jc w:val="center"/>
              <w:rPr/>
            </w:pPr>
            <w:r>
              <w:rPr>
                <w:i w:val="1"/>
                <w:iCs w:val="1"/>
                <w:sz w:val="18"/>
                <w:szCs w:val="18"/>
                <w:rtl w:val="0"/>
              </w:rPr>
              <w:t xml:space="preserve">Pożyczkobiorca</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120.0" w:type="dxa"/>
            </w:tcMar>
          </w:tcPr>
          <w:p w:rsidR="00000000" w:rsidDel="00000000" w:rsidP="00000000" w:rsidRDefault="00000000" w:rsidRPr="00000000" w14:paraId="000000B2">
            <w:pPr>
              <w:spacing w:after="80" w:before="80" w:lineRule="auto"/>
              <w:jc w:val="center"/>
              <w:rPr/>
            </w:pPr>
            <w:r>
              <w:rPr>
                <w:i w:val="1"/>
                <w:iCs w:val="1"/>
                <w:sz w:val="18"/>
                <w:szCs w:val="18"/>
                <w:rtl w:val="0"/>
              </w:rPr>
              <w:t xml:space="preserve">Poręczyciel</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0.0" w:type="dxa"/>
            </w:tcMar>
          </w:tcPr>
          <w:p w:rsidR="00000000" w:rsidDel="00000000" w:rsidP="00000000" w:rsidRDefault="00000000" w:rsidRPr="00000000" w14:paraId="000000B3">
            <w:pPr>
              <w:spacing w:after="80" w:before="80" w:lineRule="auto"/>
              <w:jc w:val="center"/>
              <w:rPr/>
            </w:pPr>
            <w:r>
              <w:rPr>
                <w:i w:val="1"/>
                <w:iCs w:val="1"/>
                <w:sz w:val="18"/>
                <w:szCs w:val="18"/>
                <w:rtl w:val="0"/>
              </w:rPr>
              <w:t xml:space="preserve">Pożyczkodawca</w:t>
            </w:r>
            <w:r>
              <w:rPr>
                <w:rtl w:val="0"/>
              </w:rPr>
            </w:r>
          </w:p>
        </w:tc>
      </w:tr>
    </w:tbl>
    <w:p w:rsidR="00000000" w:rsidDel="00000000" w:rsidP="00000000" w:rsidRDefault="00000000" w:rsidRPr="00000000" w14:paraId="000000B4">
      <w:pPr>
        <w:spacing w:after="40" w:before="40" w:lineRule="auto"/>
        <w:rPr/>
      </w:pPr>
      <w:r>
        <w:rPr>
          <w:rtl w:val="0"/>
        </w:rPr>
      </w:r>
    </w:p>
    <w:p w:rsidR="00000000" w:rsidDel="00000000" w:rsidP="00000000" w:rsidRDefault="00000000" w:rsidRPr="00000000" w14:paraId="000000B5">
      <w:pPr>
        <w:spacing w:after="40" w:before="40" w:lineRule="auto"/>
        <w:rPr/>
      </w:pPr>
      <w:r>
        <w:rPr>
          <w:rtl w:val="0"/>
        </w:rPr>
      </w:r>
    </w:p>
    <w:p w:rsidR="00000000" w:rsidDel="00000000" w:rsidP="00000000" w:rsidRDefault="00000000" w:rsidRPr="00000000" w14:paraId="000000B6">
      <w:pPr>
        <w:pageBreakBefore w:val="1"/>
        <w:rPr/>
      </w:pPr>
      <w:r>
        <w:rPr>
          <w:rtl w:val="0"/>
        </w:rPr>
      </w:r>
    </w:p>
    <w:p w:rsidR="00000000" w:rsidDel="00000000" w:rsidP="00000000" w:rsidRDefault="00000000" w:rsidRPr="00000000" w14:paraId="000000B7">
      <w:pPr>
        <w:pStyle w:val="Heading1"/>
        <w:spacing w:after="120" w:before="240" w:lineRule="auto"/>
        <w:jc w:val="center"/>
        <w:rPr/>
      </w:pPr>
      <w:r>
        <w:rPr>
          <w:b w:val="1"/>
          <w:bCs w:val="1"/>
          <w:sz w:val="28"/>
          <w:szCs w:val="28"/>
          <w:rtl w:val="0"/>
        </w:rPr>
        <w:t xml:space="preserve">ZAŁĄCZNIK NR 1 DO UMOWY POŻYCZKI</w:t>
      </w:r>
      <w:r>
        <w:rPr>
          <w:rtl w:val="0"/>
        </w:rPr>
      </w:r>
    </w:p>
    <w:p w:rsidR="00000000" w:rsidDel="00000000" w:rsidP="00000000" w:rsidRDefault="00000000" w:rsidRPr="00000000" w14:paraId="000000B8">
      <w:pPr>
        <w:pStyle w:val="Heading2"/>
        <w:spacing w:after="120" w:before="240" w:lineRule="auto"/>
        <w:jc w:val="center"/>
        <w:rPr/>
      </w:pPr>
      <w:r>
        <w:rPr>
          <w:b w:val="1"/>
          <w:bCs w:val="1"/>
          <w:sz w:val="24"/>
          <w:szCs w:val="24"/>
          <w:rtl w:val="0"/>
        </w:rPr>
        <w:t xml:space="preserve">HARMONOGRAM SPŁAT</w:t>
      </w:r>
      <w:r>
        <w:rPr>
          <w:rtl w:val="0"/>
        </w:rPr>
      </w:r>
    </w:p>
    <w:p w:rsidR="00000000" w:rsidDel="00000000" w:rsidP="00000000" w:rsidRDefault="00000000" w:rsidRPr="00000000" w14:paraId="000000B9">
      <w:pPr>
        <w:spacing w:after="40" w:before="40" w:lineRule="auto"/>
        <w:rPr/>
      </w:pP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786"/>
        <w:tblGridChange w:id="0">
          <w:tblGrid>
            <w:gridCol w:w="3240"/>
            <w:gridCol w:w="578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BA">
            <w:pPr>
              <w:rPr/>
            </w:pPr>
            <w:r>
              <w:rPr>
                <w:b w:val="1"/>
                <w:bCs w:val="1"/>
                <w:rtl w:val="0"/>
              </w:rPr>
              <w:t xml:space="preserve">Kwota brutto pożyczki: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B">
            <w:pPr>
              <w:rPr/>
            </w:pPr>
            <w:r>
              <w:rPr>
                <w:b w:val="1"/>
                <w:bCs w:val="1"/>
                <w:color w:val="c00000"/>
                <w:rtl w:val="0"/>
              </w:rPr>
              <w:t xml:space="preserve">[KWOTA BRUTTO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BC">
            <w:pPr>
              <w:rPr/>
            </w:pPr>
            <w:r>
              <w:rPr>
                <w:b w:val="1"/>
                <w:bCs w:val="1"/>
                <w:rtl w:val="0"/>
              </w:rPr>
              <w:t xml:space="preserve">Kwota netto (wypłacona):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D">
            <w:pPr>
              <w:rPr/>
            </w:pPr>
            <w:r>
              <w:rPr>
                <w:b w:val="1"/>
                <w:bCs w:val="1"/>
                <w:color w:val="c00000"/>
                <w:rtl w:val="0"/>
              </w:rPr>
              <w:t xml:space="preserve">[KWOTA NETTO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BE">
            <w:pPr>
              <w:rPr/>
            </w:pPr>
            <w:r>
              <w:rPr>
                <w:b w:val="1"/>
                <w:bCs w:val="1"/>
                <w:rtl w:val="0"/>
              </w:rPr>
              <w:t xml:space="preserve">Prowizja jednorazowa: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F">
            <w:pPr>
              <w:rPr/>
            </w:pPr>
            <w:r>
              <w:rPr>
                <w:b w:val="1"/>
                <w:bCs w:val="1"/>
                <w:color w:val="c00000"/>
                <w:rtl w:val="0"/>
              </w:rPr>
              <w:t xml:space="preserve">[KWOTA PROWIZJI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C0">
            <w:pPr>
              <w:rPr/>
            </w:pPr>
            <w:r>
              <w:rPr>
                <w:b w:val="1"/>
                <w:bCs w:val="1"/>
                <w:rtl w:val="0"/>
              </w:rPr>
              <w:t xml:space="preserve">Data wypłaty: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1">
            <w:pPr>
              <w:rPr/>
            </w:pPr>
            <w:r>
              <w:rPr>
                <w:b w:val="1"/>
                <w:bCs w:val="1"/>
                <w:color w:val="c00000"/>
                <w:rtl w:val="0"/>
              </w:rPr>
              <w:t xml:space="preserve">[DD.MM.RRRR]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0C2">
            <w:pPr>
              <w:rPr/>
            </w:pPr>
            <w:r>
              <w:rPr>
                <w:b w:val="1"/>
                <w:bCs w:val="1"/>
                <w:rtl w:val="0"/>
              </w:rPr>
              <w:t xml:space="preserve">Oprocentowanie umowne: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3">
            <w:pPr>
              <w:rPr/>
            </w:pPr>
            <w:r>
              <w:rPr>
                <w:b w:val="1"/>
                <w:bCs w:val="1"/>
                <w:color w:val="c00000"/>
                <w:rtl w:val="0"/>
              </w:rPr>
              <w:t xml:space="preserve">[OPROCENTOWANIE %]</w:t>
            </w:r>
            <w:r>
              <w:rPr>
                <w:rtl w:val="0"/>
              </w:rPr>
              <w:t xml:space="preserve"> % rocznie, naliczane od Kwoty Netto</w:t>
            </w:r>
          </w:p>
        </w:tc>
      </w:tr>
    </w:tbl>
    <w:p w:rsidR="00000000" w:rsidDel="00000000" w:rsidP="00000000" w:rsidRDefault="00000000" w:rsidRPr="00000000" w14:paraId="000000C4">
      <w:pPr>
        <w:spacing w:after="40" w:before="40" w:lineRule="auto"/>
        <w:rPr/>
      </w:pPr>
      <w:r>
        <w:rPr>
          <w:rtl w:val="0"/>
        </w:rPr>
      </w:r>
    </w:p>
    <w:p w:rsidR="00000000" w:rsidDel="00000000" w:rsidP="00000000" w:rsidRDefault="00000000" w:rsidRPr="00000000" w14:paraId="000000C5">
      <w:pPr>
        <w:spacing w:after="80" w:before="80" w:lineRule="auto"/>
        <w:jc w:val="both"/>
        <w:rPr/>
      </w:pPr>
      <w:r>
        <w:rPr>
          <w:b w:val="1"/>
          <w:bCs w:val="1"/>
          <w:rtl w:val="0"/>
        </w:rPr>
        <w:t xml:space="preserve">WAŻNE: Odsetki naliczane są wyłącznie od Kwoty Netto (kwoty faktycznie wypłaconej), nie od Kwoty Brutto.</w:t>
      </w:r>
      <w:r>
        <w:rPr>
          <w:rtl w:val="0"/>
        </w:rPr>
      </w:r>
    </w:p>
    <w:p w:rsidR="00000000" w:rsidDel="00000000" w:rsidP="00000000" w:rsidRDefault="00000000" w:rsidRPr="00000000" w14:paraId="000000C6">
      <w:pPr>
        <w:spacing w:after="40" w:before="40" w:lineRule="auto"/>
        <w:rPr/>
      </w:pPr>
      <w:r>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200"/>
        <w:gridCol w:w="1250"/>
        <w:gridCol w:w="1300"/>
        <w:gridCol w:w="1400"/>
        <w:gridCol w:w="1250"/>
        <w:gridCol w:w="1996"/>
        <w:tblGridChange w:id="0">
          <w:tblGrid>
            <w:gridCol w:w="630"/>
            <w:gridCol w:w="1200"/>
            <w:gridCol w:w="1250"/>
            <w:gridCol w:w="1300"/>
            <w:gridCol w:w="1400"/>
            <w:gridCol w:w="1250"/>
            <w:gridCol w:w="199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7">
            <w:pPr>
              <w:rPr/>
            </w:pPr>
            <w:r>
              <w:rPr>
                <w:b w:val="1"/>
                <w:bCs w:val="1"/>
                <w:rtl w:val="0"/>
              </w:rPr>
              <w:t xml:space="preserve">Nr raty</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8">
            <w:pPr>
              <w:rPr/>
            </w:pPr>
            <w:r>
              <w:rPr>
                <w:b w:val="1"/>
                <w:bCs w:val="1"/>
                <w:rtl w:val="0"/>
              </w:rPr>
              <w:t xml:space="preserve">Data płatności</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9">
            <w:pPr>
              <w:rPr/>
            </w:pPr>
            <w:r>
              <w:rPr>
                <w:b w:val="1"/>
                <w:bCs w:val="1"/>
                <w:rtl w:val="0"/>
              </w:rPr>
              <w:t xml:space="preserve">Kapitał (zł)</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A">
            <w:pPr>
              <w:rPr/>
            </w:pPr>
            <w:r>
              <w:rPr>
                <w:b w:val="1"/>
                <w:bCs w:val="1"/>
                <w:rtl w:val="0"/>
              </w:rPr>
              <w:t xml:space="preserve">Odsetki umowne (zł)</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B">
            <w:pPr>
              <w:rPr/>
            </w:pPr>
            <w:r>
              <w:rPr>
                <w:b w:val="1"/>
                <w:bCs w:val="1"/>
                <w:rtl w:val="0"/>
              </w:rPr>
              <w:t xml:space="preserve">Rata łączna (zł)</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C">
            <w:pPr>
              <w:rPr/>
            </w:pPr>
            <w:r>
              <w:rPr>
                <w:b w:val="1"/>
                <w:bCs w:val="1"/>
                <w:rtl w:val="0"/>
              </w:rPr>
              <w:t xml:space="preserve">Saldo po płatności (zł)</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D">
            <w:pPr>
              <w:rPr/>
            </w:pPr>
            <w:r>
              <w:rPr>
                <w:b w:val="1"/>
                <w:bCs w:val="1"/>
                <w:rtl w:val="0"/>
              </w:rPr>
              <w:t xml:space="preserve">Uwagi</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E">
            <w:pPr>
              <w:jc w:val="center"/>
              <w:rPr/>
            </w:pPr>
            <w:r>
              <w:rPr>
                <w:rtl w:val="0"/>
              </w:rPr>
              <w:t xml:space="preserve">1.</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CF">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0">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1">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2">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3">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4">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5">
            <w:pPr>
              <w:jc w:val="center"/>
              <w:rPr/>
            </w:pPr>
            <w:r>
              <w:rPr>
                <w:rtl w:val="0"/>
              </w:rPr>
              <w:t xml:space="preserve">2.</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6">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7">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8">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9">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A">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B">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C">
            <w:pPr>
              <w:jc w:val="center"/>
              <w:rPr/>
            </w:pPr>
            <w:r>
              <w:rPr>
                <w:rtl w:val="0"/>
              </w:rPr>
              <w:t xml:space="preserve">3.</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D">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E">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DF">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0">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1">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2">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3">
            <w:pPr>
              <w:jc w:val="center"/>
              <w:rPr/>
            </w:pPr>
            <w:r>
              <w:rPr>
                <w:rtl w:val="0"/>
              </w:rPr>
              <w:t xml:space="preserve">4.</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4">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5">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6">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7">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8">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9">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A">
            <w:pPr>
              <w:jc w:val="center"/>
              <w:rPr/>
            </w:pPr>
            <w:r>
              <w:rPr>
                <w:rtl w:val="0"/>
              </w:rPr>
              <w:t xml:space="preserve">5.</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B">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C">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D">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E">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EF">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0">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1">
            <w:pPr>
              <w:jc w:val="center"/>
              <w:rPr/>
            </w:pPr>
            <w:r>
              <w:rPr>
                <w:rtl w:val="0"/>
              </w:rPr>
              <w:t xml:space="preserve">6.</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2">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3">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4">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5">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6">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7">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8">
            <w:pPr>
              <w:jc w:val="center"/>
              <w:rPr/>
            </w:pPr>
            <w:r>
              <w:rPr>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9">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A">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B">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C">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D">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E">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0FF">
            <w:pPr>
              <w:jc w:val="center"/>
              <w:rPr/>
            </w:pPr>
            <w:r>
              <w:rPr>
                <w:rtl w:val="0"/>
              </w:rPr>
              <w:t xml:space="preserve">8.</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0">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1">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2">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3">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4">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5">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6">
            <w:pPr>
              <w:jc w:val="center"/>
              <w:rPr/>
            </w:pPr>
            <w:r>
              <w:rPr>
                <w:rtl w:val="0"/>
              </w:rPr>
              <w:t xml:space="preserve">9.</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7">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8">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9">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A">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B">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C">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D">
            <w:pPr>
              <w:jc w:val="center"/>
              <w:rPr/>
            </w:pPr>
            <w:r>
              <w:rPr>
                <w:rtl w:val="0"/>
              </w:rPr>
              <w:t xml:space="preserve">10.</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E">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0F">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0">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1">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2">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3">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4">
            <w:pPr>
              <w:jc w:val="center"/>
              <w:rPr/>
            </w:pPr>
            <w:r>
              <w:rPr>
                <w:rtl w:val="0"/>
              </w:rPr>
              <w:t xml:space="preserve">11.</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5">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6">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7">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8">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9">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A">
            <w:pPr>
              <w:rPr/>
            </w:pP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B">
            <w:pPr>
              <w:jc w:val="center"/>
              <w:rPr/>
            </w:pPr>
            <w:r>
              <w:rPr>
                <w:rtl w:val="0"/>
              </w:rPr>
              <w:t xml:space="preserve">12.</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C">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D">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E">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1F">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20">
            <w:pPr>
              <w:jc w:val="cente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tcPr>
          <w:p w:rsidR="00000000" w:rsidDel="00000000" w:rsidP="00000000" w:rsidRDefault="00000000" w:rsidRPr="00000000" w14:paraId="00000121">
            <w:pPr>
              <w:rPr/>
            </w:pPr>
            <w:r>
              <w:rPr>
                <w:rtl w:val="0"/>
              </w:rPr>
            </w:r>
          </w:p>
        </w:tc>
      </w:tr>
      <w:tr>
        <w:trPr>
          <w:cantSplit w:val="0"/>
          <w:tblHeader w:val="0"/>
        </w:trPr>
        <w:tc>
          <w:tcPr>
            <w:gridSpan w:val="2"/>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122">
            <w:pPr>
              <w:rPr/>
            </w:pPr>
            <w:r>
              <w:rPr>
                <w:b w:val="1"/>
                <w:bCs w:val="1"/>
                <w:rtl w:val="0"/>
              </w:rPr>
              <w:t xml:space="preserve">SUMA</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124">
            <w:pPr>
              <w:jc w:val="center"/>
              <w:rPr/>
            </w:pPr>
            <w:r>
              <w:rPr>
                <w:b w:val="1"/>
                <w:bCs w:val="1"/>
                <w:color w:val="c00000"/>
                <w:rtl w:val="0"/>
              </w:rPr>
              <w:t xml:space="preserve">[SUMA]</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125">
            <w:pPr>
              <w:jc w:val="center"/>
              <w:rPr/>
            </w:pPr>
            <w:r>
              <w:rPr>
                <w:b w:val="1"/>
                <w:bCs w:val="1"/>
                <w:color w:val="c00000"/>
                <w:rtl w:val="0"/>
              </w:rPr>
              <w:t xml:space="preserve">[SUMA]</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126">
            <w:pPr>
              <w:jc w:val="center"/>
              <w:rPr/>
            </w:pPr>
            <w:r>
              <w:rPr>
                <w:b w:val="1"/>
                <w:bCs w:val="1"/>
                <w:color w:val="c00000"/>
                <w:rtl w:val="0"/>
              </w:rPr>
              <w:t xml:space="preserve">[SUMA]</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127">
            <w:pPr>
              <w:rPr/>
            </w:pP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128">
            <w:pPr>
              <w:rPr/>
            </w:pPr>
            <w:r>
              <w:rPr>
                <w:rtl w:val="0"/>
              </w:rPr>
            </w:r>
          </w:p>
        </w:tc>
      </w:tr>
    </w:tbl>
    <w:p w:rsidR="00000000" w:rsidDel="00000000" w:rsidP="00000000" w:rsidRDefault="00000000" w:rsidRPr="00000000" w14:paraId="00000129">
      <w:pPr>
        <w:spacing w:after="40" w:before="40" w:lineRule="auto"/>
        <w:rPr/>
      </w:pPr>
      <w:r>
        <w:rPr>
          <w:rtl w:val="0"/>
        </w:rPr>
      </w:r>
    </w:p>
    <w:p w:rsidR="00000000" w:rsidDel="00000000" w:rsidP="00000000" w:rsidRDefault="00000000" w:rsidRPr="00000000" w14:paraId="0000012A">
      <w:pPr>
        <w:spacing w:after="80" w:before="80" w:lineRule="auto"/>
        <w:jc w:val="both"/>
        <w:rPr/>
      </w:pPr>
      <w:r>
        <w:rPr>
          <w:b w:val="1"/>
          <w:bCs w:val="1"/>
          <w:rtl w:val="0"/>
        </w:rPr>
        <w:t xml:space="preserve">Łączna suma wszystkich płatności (Kwota Brutto + odsetki): </w:t>
      </w:r>
      <w:r>
        <w:rPr>
          <w:b w:val="1"/>
          <w:bCs w:val="1"/>
          <w:color w:val="c00000"/>
          <w:rtl w:val="0"/>
        </w:rPr>
        <w:t xml:space="preserve">[ŁĄCZNA SUMA ZŁ]</w:t>
      </w:r>
      <w:r>
        <w:rPr>
          <w:rtl w:val="0"/>
        </w:rPr>
      </w:r>
    </w:p>
    <w:p w:rsidR="00000000" w:rsidDel="00000000" w:rsidP="00000000" w:rsidRDefault="00000000" w:rsidRPr="00000000" w14:paraId="0000012B">
      <w:pPr>
        <w:spacing w:after="40" w:before="40" w:lineRule="auto"/>
        <w:rPr/>
      </w:pPr>
      <w:r>
        <w:rPr>
          <w:rtl w:val="0"/>
        </w:rPr>
      </w:r>
    </w:p>
    <w:p w:rsidR="00000000" w:rsidDel="00000000" w:rsidP="00000000" w:rsidRDefault="00000000" w:rsidRPr="00000000" w14:paraId="0000012C">
      <w:pPr>
        <w:spacing w:after="40" w:before="40" w:lineRule="auto"/>
        <w:rPr/>
      </w:pPr>
      <w:r>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810"/>
        <w:gridCol w:w="3408"/>
        <w:tblGridChange w:id="0">
          <w:tblGrid>
            <w:gridCol w:w="2808"/>
            <w:gridCol w:w="2810"/>
            <w:gridCol w:w="34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12D">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2E">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12F">
            <w:pPr>
              <w:spacing w:after="80" w:before="80" w:lineRule="auto"/>
              <w:jc w:val="center"/>
              <w:rPr/>
            </w:pPr>
            <w:r>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80.0" w:type="dxa"/>
              <w:right w:w="120.0" w:type="dxa"/>
            </w:tcMar>
          </w:tcPr>
          <w:p w:rsidR="00000000" w:rsidDel="00000000" w:rsidP="00000000" w:rsidRDefault="00000000" w:rsidRPr="00000000" w14:paraId="00000130">
            <w:pPr>
              <w:spacing w:after="80" w:before="80" w:lineRule="auto"/>
              <w:jc w:val="center"/>
              <w:rPr/>
            </w:pPr>
            <w:r>
              <w:rPr>
                <w:i w:val="1"/>
                <w:iCs w:val="1"/>
                <w:sz w:val="18"/>
                <w:szCs w:val="18"/>
                <w:rtl w:val="0"/>
              </w:rPr>
              <w:t xml:space="preserve">Pożyczkobiorca</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120.0" w:type="dxa"/>
            </w:tcMar>
          </w:tcPr>
          <w:p w:rsidR="00000000" w:rsidDel="00000000" w:rsidP="00000000" w:rsidRDefault="00000000" w:rsidRPr="00000000" w14:paraId="00000131">
            <w:pPr>
              <w:spacing w:after="80" w:before="80" w:lineRule="auto"/>
              <w:jc w:val="center"/>
              <w:rPr/>
            </w:pPr>
            <w:r>
              <w:rPr>
                <w:i w:val="1"/>
                <w:iCs w:val="1"/>
                <w:sz w:val="18"/>
                <w:szCs w:val="18"/>
                <w:rtl w:val="0"/>
              </w:rPr>
              <w:t xml:space="preserve">Poręczyciel</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0.0" w:type="dxa"/>
            </w:tcMar>
          </w:tcPr>
          <w:p w:rsidR="00000000" w:rsidDel="00000000" w:rsidP="00000000" w:rsidRDefault="00000000" w:rsidRPr="00000000" w14:paraId="00000132">
            <w:pPr>
              <w:spacing w:after="80" w:before="80" w:lineRule="auto"/>
              <w:jc w:val="center"/>
              <w:rPr/>
            </w:pPr>
            <w:r>
              <w:rPr>
                <w:i w:val="1"/>
                <w:iCs w:val="1"/>
                <w:sz w:val="18"/>
                <w:szCs w:val="18"/>
                <w:rtl w:val="0"/>
              </w:rPr>
              <w:t xml:space="preserve">Pożyczkodawca</w:t>
            </w:r>
            <w:r>
              <w:rPr>
                <w:rtl w:val="0"/>
              </w:rPr>
            </w:r>
          </w:p>
        </w:tc>
      </w:tr>
    </w:tbl>
    <w:p w:rsidR="00000000" w:rsidDel="00000000" w:rsidP="00000000" w:rsidRDefault="00000000" w:rsidRPr="00000000" w14:paraId="00000133">
      <w:pPr>
        <w:spacing w:after="40" w:before="40" w:lineRule="auto"/>
        <w:rPr/>
      </w:pPr>
      <w:r>
        <w:rPr>
          <w:rtl w:val="0"/>
        </w:rPr>
      </w:r>
    </w:p>
    <w:p w:rsidR="00000000" w:rsidDel="00000000" w:rsidP="00000000" w:rsidRDefault="00000000" w:rsidRPr="00000000" w14:paraId="00000134">
      <w:pPr>
        <w:spacing w:after="40" w:before="40" w:lineRule="auto"/>
        <w:rPr/>
      </w:pPr>
      <w:r>
        <w:rPr>
          <w:rtl w:val="0"/>
        </w:rPr>
      </w:r>
    </w:p>
    <w:p w:rsidR="00000000" w:rsidDel="00000000" w:rsidP="00000000" w:rsidRDefault="00000000" w:rsidRPr="00000000" w14:paraId="00000135">
      <w:pPr>
        <w:pageBreakBefore w:val="1"/>
        <w:rPr/>
      </w:pPr>
      <w:r>
        <w:rPr>
          <w:rtl w:val="0"/>
        </w:rPr>
      </w:r>
    </w:p>
    <w:p w:rsidR="00000000" w:rsidDel="00000000" w:rsidP="00000000" w:rsidRDefault="00000000" w:rsidRPr="00000000" w14:paraId="00000136">
      <w:pPr>
        <w:pStyle w:val="Heading1"/>
        <w:spacing w:after="120" w:before="240" w:lineRule="auto"/>
        <w:jc w:val="center"/>
        <w:rPr/>
      </w:pPr>
      <w:r>
        <w:rPr>
          <w:b w:val="1"/>
          <w:bCs w:val="1"/>
          <w:sz w:val="28"/>
          <w:szCs w:val="28"/>
          <w:rtl w:val="0"/>
        </w:rPr>
        <w:t xml:space="preserve">ZAŁĄCZNIK NR 2 DO UMOWY POŻYCZKI</w:t>
      </w:r>
      <w:r>
        <w:rPr>
          <w:rtl w:val="0"/>
        </w:rPr>
      </w:r>
    </w:p>
    <w:p w:rsidR="00000000" w:rsidDel="00000000" w:rsidP="00000000" w:rsidRDefault="00000000" w:rsidRPr="00000000" w14:paraId="00000137">
      <w:pPr>
        <w:pStyle w:val="Heading2"/>
        <w:spacing w:after="120" w:before="240" w:lineRule="auto"/>
        <w:jc w:val="center"/>
        <w:rPr/>
      </w:pPr>
      <w:r>
        <w:rPr>
          <w:b w:val="1"/>
          <w:bCs w:val="1"/>
          <w:sz w:val="24"/>
          <w:szCs w:val="24"/>
          <w:rtl w:val="0"/>
        </w:rPr>
        <w:t xml:space="preserve">PROTOKÓŁ Z NEGOCJACJI INDYWIDUALNYCH</w:t>
      </w:r>
      <w:r>
        <w:rPr>
          <w:rtl w:val="0"/>
        </w:rPr>
      </w:r>
    </w:p>
    <w:p w:rsidR="00000000" w:rsidDel="00000000" w:rsidP="00000000" w:rsidRDefault="00000000" w:rsidRPr="00000000" w14:paraId="00000138">
      <w:pPr>
        <w:spacing w:after="40" w:before="40" w:lineRule="auto"/>
        <w:rPr/>
      </w:pPr>
      <w:r>
        <w:rPr>
          <w:rtl w:val="0"/>
        </w:rPr>
      </w:r>
    </w:p>
    <w:p w:rsidR="00000000" w:rsidDel="00000000" w:rsidP="00000000" w:rsidRDefault="00000000" w:rsidRPr="00000000" w14:paraId="00000139">
      <w:pPr>
        <w:pBdr>
          <w:bottom w:color="2e4a7a" w:space="4" w:sz="6" w:val="single"/>
        </w:pBdr>
        <w:spacing w:after="120" w:before="280" w:lineRule="auto"/>
        <w:rPr/>
      </w:pPr>
      <w:r>
        <w:rPr>
          <w:b w:val="1"/>
          <w:bCs w:val="1"/>
          <w:smallCaps w:val="1"/>
          <w:sz w:val="22"/>
          <w:szCs w:val="22"/>
          <w:rtl w:val="0"/>
        </w:rPr>
        <w:t xml:space="preserve">1. DANE STRON</w:t>
      </w:r>
      <w:r>
        <w:rPr>
          <w:rtl w:val="0"/>
        </w:rPr>
      </w:r>
    </w:p>
    <w:p w:rsidR="00000000" w:rsidDel="00000000" w:rsidP="00000000" w:rsidRDefault="00000000" w:rsidRPr="00000000" w14:paraId="0000013A">
      <w:pPr>
        <w:spacing w:after="40" w:before="40" w:lineRule="auto"/>
        <w:rPr/>
      </w:pPr>
      <w:r>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3B">
            <w:pPr>
              <w:rPr/>
            </w:pPr>
            <w:r>
              <w:rPr>
                <w:b w:val="1"/>
                <w:bCs w:val="1"/>
                <w:rtl w:val="0"/>
              </w:rPr>
              <w:t xml:space="preserve">Pożyczkodawca: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C">
            <w:pPr>
              <w:rPr/>
            </w:pPr>
            <w:r>
              <w:rPr>
                <w:b w:val="1"/>
                <w:bCs w:val="1"/>
                <w:color w:val="c00000"/>
                <w:rtl w:val="0"/>
              </w:rPr>
              <w:t xml:space="preserve">[NAZWA / IMIĘ NAZWISKO]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3D">
            <w:pPr>
              <w:rPr/>
            </w:pPr>
            <w:r>
              <w:rPr>
                <w:b w:val="1"/>
                <w:bCs w:val="1"/>
                <w:rtl w:val="0"/>
              </w:rPr>
              <w:t xml:space="preserve">Pożyczkobiorca: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E">
            <w:pPr>
              <w:rPr/>
            </w:pPr>
            <w:r>
              <w:rPr>
                <w:b w:val="1"/>
                <w:bCs w:val="1"/>
                <w:color w:val="c00000"/>
                <w:rtl w:val="0"/>
              </w:rPr>
              <w:t xml:space="preserve">[NAZWA / IMIĘ NAZWISKO]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3F">
            <w:pPr>
              <w:rPr/>
            </w:pPr>
            <w:r>
              <w:rPr>
                <w:b w:val="1"/>
                <w:bCs w:val="1"/>
                <w:rtl w:val="0"/>
              </w:rPr>
              <w:t xml:space="preserve">Tel. negocjacyjny Pożyczkobiorcy: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rPr/>
            </w:pPr>
            <w:r>
              <w:rPr>
                <w:b w:val="1"/>
                <w:bCs w:val="1"/>
                <w:color w:val="c00000"/>
                <w:rtl w:val="0"/>
              </w:rPr>
              <w:t xml:space="preserve">[NR TELEFONU]</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41">
            <w:pPr>
              <w:rPr/>
            </w:pPr>
            <w:r>
              <w:rPr>
                <w:b w:val="1"/>
                <w:bCs w:val="1"/>
                <w:rtl w:val="0"/>
              </w:rPr>
              <w:t xml:space="preserve">Poręczyciel (jeśli dotyczy):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2">
            <w:pPr>
              <w:rPr/>
            </w:pPr>
            <w:r>
              <w:rPr>
                <w:b w:val="1"/>
                <w:bCs w:val="1"/>
                <w:color w:val="c00000"/>
                <w:rtl w:val="0"/>
              </w:rPr>
              <w:t xml:space="preserve">[NAZWA / IMIĘ NAZWISKO]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43">
            <w:pPr>
              <w:rPr/>
            </w:pPr>
            <w:r>
              <w:rPr>
                <w:b w:val="1"/>
                <w:bCs w:val="1"/>
                <w:rtl w:val="0"/>
              </w:rPr>
              <w:t xml:space="preserve">Pośrednik finansowy: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4">
            <w:pPr>
              <w:rPr/>
            </w:pPr>
            <w:r>
              <w:rPr>
                <w:b w:val="1"/>
                <w:bCs w:val="1"/>
                <w:color w:val="c00000"/>
                <w:rtl w:val="0"/>
              </w:rPr>
              <w:t xml:space="preserve">[IMIĘ NAZWISKO / FIRMA]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45">
            <w:pPr>
              <w:rPr/>
            </w:pPr>
            <w:r>
              <w:rPr>
                <w:b w:val="1"/>
                <w:bCs w:val="1"/>
                <w:rtl w:val="0"/>
              </w:rPr>
              <w:t xml:space="preserve">Notariusz (końcowa faza negocjacji):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6">
            <w:pPr>
              <w:rPr/>
            </w:pPr>
            <w:r>
              <w:rPr>
                <w:b w:val="1"/>
                <w:bCs w:val="1"/>
                <w:color w:val="c00000"/>
                <w:rtl w:val="0"/>
              </w:rPr>
              <w:t xml:space="preserve">[IMIĘ NAZWISKO, KANCELARIA]</w:t>
            </w:r>
            <w:r>
              <w:rPr>
                <w:rtl w:val="0"/>
              </w:rPr>
            </w:r>
          </w:p>
        </w:tc>
      </w:tr>
    </w:tbl>
    <w:p w:rsidR="00000000" w:rsidDel="00000000" w:rsidP="00000000" w:rsidRDefault="00000000" w:rsidRPr="00000000" w14:paraId="00000147">
      <w:pPr>
        <w:spacing w:after="40" w:before="40" w:lineRule="auto"/>
        <w:rPr/>
      </w:pPr>
      <w:r>
        <w:rPr>
          <w:rtl w:val="0"/>
        </w:rPr>
      </w:r>
    </w:p>
    <w:p w:rsidR="00000000" w:rsidDel="00000000" w:rsidP="00000000" w:rsidRDefault="00000000" w:rsidRPr="00000000" w14:paraId="00000148">
      <w:pPr>
        <w:pBdr>
          <w:bottom w:color="2e4a7a" w:space="4" w:sz="6" w:val="single"/>
        </w:pBdr>
        <w:spacing w:after="120" w:before="280" w:lineRule="auto"/>
        <w:rPr/>
      </w:pPr>
      <w:r>
        <w:rPr>
          <w:b w:val="1"/>
          <w:bCs w:val="1"/>
          <w:smallCaps w:val="1"/>
          <w:sz w:val="22"/>
          <w:szCs w:val="22"/>
          <w:rtl w:val="0"/>
        </w:rPr>
        <w:t xml:space="preserve">2. MIEJSCE, FORMY I PRZEBIEG NEGOCJACJI</w:t>
      </w:r>
      <w:r>
        <w:rPr>
          <w:rtl w:val="0"/>
        </w:rPr>
      </w:r>
    </w:p>
    <w:p w:rsidR="00000000" w:rsidDel="00000000" w:rsidP="00000000" w:rsidRDefault="00000000" w:rsidRPr="00000000" w14:paraId="00000149">
      <w:pPr>
        <w:spacing w:after="40" w:before="40" w:lineRule="auto"/>
        <w:rPr/>
      </w:pPr>
      <w:r>
        <w:rPr>
          <w:rtl w:val="0"/>
        </w:rPr>
      </w:r>
    </w:p>
    <w:p w:rsidR="00000000" w:rsidDel="00000000" w:rsidP="00000000" w:rsidRDefault="00000000" w:rsidRPr="00000000" w14:paraId="0000014A">
      <w:pPr>
        <w:spacing w:after="80" w:before="80" w:lineRule="auto"/>
        <w:jc w:val="both"/>
        <w:rPr/>
      </w:pPr>
      <w:r>
        <w:rPr>
          <w:rtl w:val="0"/>
        </w:rPr>
        <w:t xml:space="preserve">Negocjacje prowadzone były w trybie indywidualnym, w szczególności:</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telefonicznie (nr tel.: [NR TELEFONU POŻYCZKOBIORCY]);</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za pośrednictwem pośrednika finansowego wskazanego w pkt 1;</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drogą elektroniczną (e-mail: [ADRES E-MAIL]);</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osobiście podczas czynności notarialnych.</w:t>
      </w:r>
    </w:p>
    <w:p w:rsidR="00000000" w:rsidDel="00000000" w:rsidP="00000000" w:rsidRDefault="00000000" w:rsidRPr="00000000" w14:paraId="0000014F">
      <w:pPr>
        <w:spacing w:after="40" w:before="40" w:lineRule="auto"/>
        <w:rPr/>
      </w:pPr>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50">
            <w:pPr>
              <w:rPr/>
            </w:pPr>
            <w:r>
              <w:rPr>
                <w:b w:val="1"/>
                <w:bCs w:val="1"/>
                <w:rtl w:val="0"/>
              </w:rPr>
              <w:t xml:space="preserve">Negocjacje trwały: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1">
            <w:pPr>
              <w:rPr/>
            </w:pPr>
            <w:r>
              <w:rPr>
                <w:b w:val="1"/>
                <w:bCs w:val="1"/>
                <w:color w:val="c00000"/>
                <w:rtl w:val="0"/>
              </w:rPr>
              <w:t xml:space="preserve">[DATA OD DD.MM.RRRR]</w:t>
            </w:r>
            <w:r>
              <w:rPr>
                <w:rtl w:val="0"/>
              </w:rPr>
              <w:t xml:space="preserve"> – </w:t>
            </w:r>
            <w:r>
              <w:rPr>
                <w:b w:val="1"/>
                <w:bCs w:val="1"/>
                <w:color w:val="c00000"/>
                <w:rtl w:val="0"/>
              </w:rPr>
              <w:t xml:space="preserve">[DATA DO DD.MM.RRRR]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52">
            <w:pPr>
              <w:rPr/>
            </w:pPr>
            <w:r>
              <w:rPr>
                <w:b w:val="1"/>
                <w:bCs w:val="1"/>
                <w:rtl w:val="0"/>
              </w:rPr>
              <w:t xml:space="preserve">Wstępna propozycja prowizji: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3">
            <w:pPr>
              <w:rPr/>
            </w:pPr>
            <w:r>
              <w:rPr>
                <w:b w:val="1"/>
                <w:bCs w:val="1"/>
                <w:color w:val="c00000"/>
                <w:rtl w:val="0"/>
              </w:rPr>
              <w:t xml:space="preserve">[% LUB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54">
            <w:pPr>
              <w:rPr/>
            </w:pPr>
            <w:r>
              <w:rPr>
                <w:b w:val="1"/>
                <w:bCs w:val="1"/>
                <w:rtl w:val="0"/>
              </w:rPr>
              <w:t xml:space="preserve">Propozycja Pożyczkobiorcy / kontrpropozycja: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5">
            <w:pPr>
              <w:rPr/>
            </w:pPr>
            <w:r>
              <w:rPr>
                <w:b w:val="1"/>
                <w:bCs w:val="1"/>
                <w:color w:val="c00000"/>
                <w:rtl w:val="0"/>
              </w:rPr>
              <w:t xml:space="preserve">[% LUB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56">
            <w:pPr>
              <w:rPr/>
            </w:pPr>
            <w:r>
              <w:rPr>
                <w:b w:val="1"/>
                <w:bCs w:val="1"/>
                <w:rtl w:val="0"/>
              </w:rPr>
              <w:t xml:space="preserve">Uzgodniona prowizja finalna: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rPr/>
            </w:pPr>
            <w:r>
              <w:rPr>
                <w:b w:val="1"/>
                <w:bCs w:val="1"/>
                <w:color w:val="c00000"/>
                <w:rtl w:val="0"/>
              </w:rPr>
              <w:t xml:space="preserve">[% LUB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58">
            <w:pPr>
              <w:rPr/>
            </w:pPr>
            <w:r>
              <w:rPr>
                <w:b w:val="1"/>
                <w:bCs w:val="1"/>
                <w:rtl w:val="0"/>
              </w:rPr>
              <w:t xml:space="preserve">Wstępna propozycja oprocentowania: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rPr/>
            </w:pPr>
            <w:r>
              <w:rPr>
                <w:b w:val="1"/>
                <w:bCs w:val="1"/>
                <w:color w:val="c00000"/>
                <w:rtl w:val="0"/>
              </w:rPr>
              <w:t xml:space="preserve">[% ROCZNIE]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ff3fb" w:val="clear"/>
            <w:tcMar>
              <w:top w:w="80.0" w:type="dxa"/>
              <w:left w:w="120.0" w:type="dxa"/>
              <w:bottom w:w="80.0" w:type="dxa"/>
              <w:right w:w="120.0" w:type="dxa"/>
            </w:tcMar>
          </w:tcPr>
          <w:p w:rsidR="00000000" w:rsidDel="00000000" w:rsidP="00000000" w:rsidRDefault="00000000" w:rsidRPr="00000000" w14:paraId="0000015A">
            <w:pPr>
              <w:rPr/>
            </w:pPr>
            <w:r>
              <w:rPr>
                <w:b w:val="1"/>
                <w:bCs w:val="1"/>
                <w:rtl w:val="0"/>
              </w:rPr>
              <w:t xml:space="preserve">Uzgodnione oprocentowanie finalne: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B">
            <w:pPr>
              <w:rPr/>
            </w:pPr>
            <w:r>
              <w:rPr>
                <w:b w:val="1"/>
                <w:bCs w:val="1"/>
                <w:color w:val="c00000"/>
                <w:rtl w:val="0"/>
              </w:rPr>
              <w:t xml:space="preserve">[% ROCZNIE]</w:t>
            </w:r>
            <w:r>
              <w:rPr>
                <w:rtl w:val="0"/>
              </w:rPr>
            </w:r>
          </w:p>
        </w:tc>
      </w:tr>
    </w:tbl>
    <w:p w:rsidR="00000000" w:rsidDel="00000000" w:rsidP="00000000" w:rsidRDefault="00000000" w:rsidRPr="00000000" w14:paraId="0000015C">
      <w:pPr>
        <w:spacing w:after="40" w:before="40" w:lineRule="auto"/>
        <w:rPr/>
      </w:pPr>
      <w:r>
        <w:rPr>
          <w:rtl w:val="0"/>
        </w:rPr>
      </w:r>
    </w:p>
    <w:p w:rsidR="00000000" w:rsidDel="00000000" w:rsidP="00000000" w:rsidRDefault="00000000" w:rsidRPr="00000000" w14:paraId="0000015D">
      <w:pPr>
        <w:pBdr>
          <w:bottom w:color="2e4a7a" w:space="4" w:sz="6" w:val="single"/>
        </w:pBdr>
        <w:spacing w:after="120" w:before="280" w:lineRule="auto"/>
        <w:rPr/>
      </w:pPr>
      <w:r>
        <w:rPr>
          <w:b w:val="1"/>
          <w:bCs w:val="1"/>
          <w:smallCaps w:val="1"/>
          <w:sz w:val="22"/>
          <w:szCs w:val="22"/>
          <w:rtl w:val="0"/>
        </w:rPr>
        <w:t xml:space="preserve">3. ZAKRES INDYWIDUALNIE NEGOCJOWANYCH WARUNKÓW</w:t>
      </w:r>
      <w:r>
        <w:rPr>
          <w:rtl w:val="0"/>
        </w:rPr>
      </w:r>
    </w:p>
    <w:p w:rsidR="00000000" w:rsidDel="00000000" w:rsidP="00000000" w:rsidRDefault="00000000" w:rsidRPr="00000000" w14:paraId="0000015E">
      <w:pPr>
        <w:spacing w:after="40" w:before="40" w:lineRule="auto"/>
        <w:rPr/>
      </w:pPr>
      <w:r>
        <w:rPr>
          <w:rtl w:val="0"/>
        </w:rPr>
      </w:r>
    </w:p>
    <w:p w:rsidR="00000000" w:rsidDel="00000000" w:rsidP="00000000" w:rsidRDefault="00000000" w:rsidRPr="00000000" w14:paraId="0000015F">
      <w:pPr>
        <w:spacing w:after="80" w:before="80" w:lineRule="auto"/>
        <w:jc w:val="both"/>
        <w:rPr/>
      </w:pPr>
      <w:r>
        <w:rPr>
          <w:rtl w:val="0"/>
        </w:rPr>
        <w:t xml:space="preserve">Strony potwierdzają, że następujące elementy zostały indywidualnie negocjowane: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Kwota pożyczki, jej wysokość i przeznaczenie (§1 Umowy).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Wysokość jednorazowej prowizji za udzielenie pożyczki oraz jej uzasadnienie (§2 ust. 2).</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Sposób i terminy wypłaty pożyczki, w tym podział na przelew / gotówkę / przekaz (§2 ust. 4).</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Wysokość oprocentowania umownego oraz zasady jego naliczania od Kwoty Netto (§2 ust. 5).</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Oświadczenia Pożyczkobiorcy dotyczące trybu uproszczonego i rezygnacji z procedur weryfikacyjnych (§2 ust. 3).</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Ustanowienie zabezpieczeń: wysokość hipoteki, poddanie się egzekucji (§3).</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Harmonogram spłat: terminy, liczba rat, wysokość rat (Załącznik nr 1).</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Postanowienia dotyczące windykacji i kolejność zaliczania wpłat (§4).</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Prawo Pożyczkodawcy do wypowiedzenia Umowy i przesłanki wypowiedzenia (§7).</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Forma doręczeń, w tym zgoda na doręczenia e-mailowe (§5 lit. ł).</w:t>
      </w:r>
    </w:p>
    <w:p w:rsidR="00000000" w:rsidDel="00000000" w:rsidP="00000000" w:rsidRDefault="00000000" w:rsidRPr="00000000" w14:paraId="0000016A">
      <w:pPr>
        <w:spacing w:after="40" w:before="40" w:lineRule="auto"/>
        <w:rPr/>
      </w:pPr>
      <w:r>
        <w:rPr>
          <w:rtl w:val="0"/>
        </w:rPr>
      </w:r>
    </w:p>
    <w:p w:rsidR="00000000" w:rsidDel="00000000" w:rsidP="00000000" w:rsidRDefault="00000000" w:rsidRPr="00000000" w14:paraId="0000016B">
      <w:pPr>
        <w:pBdr>
          <w:bottom w:color="2e4a7a" w:space="4" w:sz="6" w:val="single"/>
        </w:pBdr>
        <w:spacing w:after="120" w:before="280" w:lineRule="auto"/>
        <w:rPr/>
      </w:pPr>
      <w:r>
        <w:rPr>
          <w:b w:val="1"/>
          <w:bCs w:val="1"/>
          <w:smallCaps w:val="1"/>
          <w:sz w:val="22"/>
          <w:szCs w:val="22"/>
          <w:rtl w:val="0"/>
        </w:rPr>
        <w:t xml:space="preserve">4. POTWIERDZENIA STRON</w:t>
      </w:r>
      <w:r>
        <w:rPr>
          <w:rtl w:val="0"/>
        </w:rPr>
      </w:r>
    </w:p>
    <w:p w:rsidR="00000000" w:rsidDel="00000000" w:rsidP="00000000" w:rsidRDefault="00000000" w:rsidRPr="00000000" w14:paraId="0000016C">
      <w:pPr>
        <w:spacing w:after="40" w:before="40" w:lineRule="auto"/>
        <w:rPr/>
      </w:pPr>
      <w:r>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Pożyczkobiorca potwierdza, że wszystkie powyższe elementy były negocjowane indywidualnie, są dla niego jasne i zrozumiałe, a ich treść odzwierciedla wynik negocjacji.</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Pożyczkobiorca potwierdza, że treść Umowy nie została mu narzucona i miał realny wpływ na każde z jej kluczowych postanowień.</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Pożyczkodawca potwierdza prawidłowość przebiegu procesu negocjacyjnego.</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Strony potwierdzają, że podpisanie Umowy nastąpiło po zakończeniu procesu negocjacji opisanego w niniejszym Protokole.</w:t>
      </w:r>
    </w:p>
    <w:p w:rsidR="00000000" w:rsidDel="00000000" w:rsidP="00000000" w:rsidRDefault="00000000" w:rsidRPr="00000000" w14:paraId="00000171">
      <w:pPr>
        <w:spacing w:after="40" w:before="40" w:lineRule="auto"/>
        <w:rPr/>
      </w:pPr>
      <w:r>
        <w:rPr>
          <w:rtl w:val="0"/>
        </w:rPr>
      </w:r>
    </w:p>
    <w:p w:rsidR="00000000" w:rsidDel="00000000" w:rsidP="00000000" w:rsidRDefault="00000000" w:rsidRPr="00000000" w14:paraId="00000172">
      <w:pPr>
        <w:spacing w:after="40" w:before="40" w:lineRule="auto"/>
        <w:rPr/>
      </w:pPr>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810"/>
        <w:gridCol w:w="3408"/>
        <w:tblGridChange w:id="0">
          <w:tblGrid>
            <w:gridCol w:w="2808"/>
            <w:gridCol w:w="2810"/>
            <w:gridCol w:w="34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173">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74">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175">
            <w:pPr>
              <w:spacing w:after="80" w:before="80" w:lineRule="auto"/>
              <w:jc w:val="center"/>
              <w:rPr/>
            </w:pPr>
            <w:r>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80.0" w:type="dxa"/>
              <w:right w:w="120.0" w:type="dxa"/>
            </w:tcMar>
          </w:tcPr>
          <w:p w:rsidR="00000000" w:rsidDel="00000000" w:rsidP="00000000" w:rsidRDefault="00000000" w:rsidRPr="00000000" w14:paraId="00000176">
            <w:pPr>
              <w:spacing w:after="80" w:before="80" w:lineRule="auto"/>
              <w:jc w:val="center"/>
              <w:rPr/>
            </w:pPr>
            <w:r>
              <w:rPr>
                <w:i w:val="1"/>
                <w:iCs w:val="1"/>
                <w:sz w:val="18"/>
                <w:szCs w:val="18"/>
                <w:rtl w:val="0"/>
              </w:rPr>
              <w:t xml:space="preserve">Pożyczkobiorca</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120.0" w:type="dxa"/>
            </w:tcMar>
          </w:tcPr>
          <w:p w:rsidR="00000000" w:rsidDel="00000000" w:rsidP="00000000" w:rsidRDefault="00000000" w:rsidRPr="00000000" w14:paraId="00000177">
            <w:pPr>
              <w:spacing w:after="80" w:before="80" w:lineRule="auto"/>
              <w:jc w:val="center"/>
              <w:rPr/>
            </w:pPr>
            <w:r>
              <w:rPr>
                <w:i w:val="1"/>
                <w:iCs w:val="1"/>
                <w:sz w:val="18"/>
                <w:szCs w:val="18"/>
                <w:rtl w:val="0"/>
              </w:rPr>
              <w:t xml:space="preserve">Poręczyciel (jeśli dotyczy)</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0.0" w:type="dxa"/>
            </w:tcMar>
          </w:tcPr>
          <w:p w:rsidR="00000000" w:rsidDel="00000000" w:rsidP="00000000" w:rsidRDefault="00000000" w:rsidRPr="00000000" w14:paraId="00000178">
            <w:pPr>
              <w:spacing w:after="80" w:before="80" w:lineRule="auto"/>
              <w:jc w:val="center"/>
              <w:rPr/>
            </w:pPr>
            <w:r>
              <w:rPr>
                <w:i w:val="1"/>
                <w:iCs w:val="1"/>
                <w:sz w:val="18"/>
                <w:szCs w:val="18"/>
                <w:rtl w:val="0"/>
              </w:rPr>
              <w:t xml:space="preserve">Pożyczkodawca</w:t>
            </w:r>
            <w:r>
              <w:rPr>
                <w:rtl w:val="0"/>
              </w:rPr>
            </w:r>
          </w:p>
        </w:tc>
      </w:tr>
    </w:tbl>
    <w:p w:rsidR="00000000" w:rsidDel="00000000" w:rsidP="00000000" w:rsidRDefault="00000000" w:rsidRPr="00000000" w14:paraId="00000179">
      <w:pPr>
        <w:spacing w:after="40" w:before="40" w:lineRule="auto"/>
        <w:rPr/>
      </w:pPr>
      <w:r>
        <w:rPr>
          <w:rtl w:val="0"/>
        </w:rPr>
      </w:r>
    </w:p>
    <w:p w:rsidR="00000000" w:rsidDel="00000000" w:rsidP="00000000" w:rsidRDefault="00000000" w:rsidRPr="00000000" w14:paraId="0000017A">
      <w:pPr>
        <w:spacing w:after="40" w:before="40" w:lineRule="auto"/>
        <w:rPr/>
      </w:pPr>
      <w:r>
        <w:rPr>
          <w:rtl w:val="0"/>
        </w:rPr>
      </w:r>
    </w:p>
    <w:p w:rsidR="00000000" w:rsidDel="00000000" w:rsidP="00000000" w:rsidRDefault="00000000" w:rsidRPr="00000000" w14:paraId="0000017B">
      <w:pPr>
        <w:pageBreakBefore w:val="1"/>
        <w:rPr/>
      </w:pPr>
      <w:r>
        <w:rPr>
          <w:rtl w:val="0"/>
        </w:rPr>
      </w:r>
    </w:p>
    <w:p w:rsidR="00000000" w:rsidDel="00000000" w:rsidP="00000000" w:rsidRDefault="00000000" w:rsidRPr="00000000" w14:paraId="0000017C">
      <w:pPr>
        <w:pStyle w:val="Heading1"/>
        <w:spacing w:after="120" w:before="240" w:lineRule="auto"/>
        <w:jc w:val="center"/>
        <w:rPr/>
      </w:pPr>
      <w:r>
        <w:rPr>
          <w:b w:val="1"/>
          <w:bCs w:val="1"/>
          <w:sz w:val="28"/>
          <w:szCs w:val="28"/>
          <w:rtl w:val="0"/>
        </w:rPr>
        <w:t xml:space="preserve">ZAŁĄCZNIK NR 3 DO UMOWY POŻYCZKI</w:t>
      </w:r>
      <w:r>
        <w:rPr>
          <w:rtl w:val="0"/>
        </w:rPr>
      </w:r>
    </w:p>
    <w:p w:rsidR="00000000" w:rsidDel="00000000" w:rsidP="00000000" w:rsidRDefault="00000000" w:rsidRPr="00000000" w14:paraId="0000017D">
      <w:pPr>
        <w:pStyle w:val="Heading2"/>
        <w:spacing w:after="120" w:before="240" w:lineRule="auto"/>
        <w:jc w:val="center"/>
        <w:rPr/>
      </w:pPr>
      <w:r>
        <w:rPr>
          <w:b w:val="1"/>
          <w:bCs w:val="1"/>
          <w:sz w:val="24"/>
          <w:szCs w:val="24"/>
          <w:rtl w:val="0"/>
        </w:rPr>
        <w:t xml:space="preserve">TABELA OPŁAT WINDYKACYJNYCH</w:t>
      </w:r>
      <w:r>
        <w:rPr>
          <w:rtl w:val="0"/>
        </w:rPr>
      </w:r>
    </w:p>
    <w:p w:rsidR="00000000" w:rsidDel="00000000" w:rsidP="00000000" w:rsidRDefault="00000000" w:rsidRPr="00000000" w14:paraId="0000017E">
      <w:pPr>
        <w:spacing w:after="40" w:before="40" w:lineRule="auto"/>
        <w:rPr/>
      </w:pPr>
      <w:r>
        <w:rPr>
          <w:rtl w:val="0"/>
        </w:rPr>
      </w:r>
    </w:p>
    <w:p w:rsidR="00000000" w:rsidDel="00000000" w:rsidP="00000000" w:rsidRDefault="00000000" w:rsidRPr="00000000" w14:paraId="0000017F">
      <w:pPr>
        <w:spacing w:after="80" w:before="80" w:lineRule="auto"/>
        <w:jc w:val="both"/>
        <w:rPr/>
      </w:pPr>
      <w:r>
        <w:rPr>
          <w:rtl w:val="0"/>
        </w:rPr>
        <w:t xml:space="preserve">Poniższe opłaty są naliczane wyłącznie w przypadku opóźnień w spłacie. Łączna suma opłat za windykację zewnętrzną nie może przekroczyć 30% Kwoty Brutto pożyczki za cały okres windykacji (§4 ust. 2 Umowy).</w:t>
      </w:r>
    </w:p>
    <w:p w:rsidR="00000000" w:rsidDel="00000000" w:rsidP="00000000" w:rsidRDefault="00000000" w:rsidRPr="00000000" w14:paraId="00000180">
      <w:pPr>
        <w:spacing w:after="40" w:before="40" w:lineRule="auto"/>
        <w:rPr/>
      </w:pPr>
      <w:r>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6"/>
        <w:gridCol w:w="2700"/>
        <w:tblGridChange w:id="0">
          <w:tblGrid>
            <w:gridCol w:w="6326"/>
            <w:gridCol w:w="2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81">
            <w:pPr>
              <w:rPr/>
            </w:pPr>
            <w:r>
              <w:rPr>
                <w:b w:val="1"/>
                <w:bCs w:val="1"/>
                <w:rtl w:val="0"/>
              </w:rPr>
              <w:t xml:space="preserve">Czynność windykacyjna</w:t>
            </w:r>
            <w:r>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82">
            <w:pPr>
              <w:rPr/>
            </w:pPr>
            <w:r>
              <w:rPr>
                <w:b w:val="1"/>
                <w:bCs w:val="1"/>
                <w:rtl w:val="0"/>
              </w:rPr>
              <w:t xml:space="preserve">Opłata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rPr/>
            </w:pPr>
            <w:r>
              <w:rPr>
                <w:rtl w:val="0"/>
              </w:rPr>
              <w:t xml:space="preserve">Aneks do umowy pożyczki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4">
            <w:pPr>
              <w:jc w:val="center"/>
              <w:rPr/>
            </w:pPr>
            <w:r>
              <w:rPr>
                <w:b w:val="1"/>
                <w:bCs w:val="1"/>
                <w:rtl w:val="0"/>
              </w:rPr>
              <w:t xml:space="preserve">3 000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5">
            <w:pPr>
              <w:rPr/>
            </w:pPr>
            <w:r>
              <w:rPr>
                <w:rtl w:val="0"/>
              </w:rPr>
              <w:t xml:space="preserve">Opłata za dokument wystawiony na życzenie Pożyczkobiorcy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jc w:val="center"/>
              <w:rPr/>
            </w:pPr>
            <w:r>
              <w:rPr>
                <w:b w:val="1"/>
                <w:bCs w:val="1"/>
                <w:rtl w:val="0"/>
              </w:rPr>
              <w:t xml:space="preserve">150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rPr/>
            </w:pPr>
            <w:r>
              <w:rPr>
                <w:rtl w:val="0"/>
              </w:rPr>
              <w:t xml:space="preserve">Monit pisemny / wezwanie do zapłaty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8">
            <w:pPr>
              <w:jc w:val="center"/>
              <w:rPr/>
            </w:pPr>
            <w:r>
              <w:rPr>
                <w:b w:val="1"/>
                <w:bCs w:val="1"/>
                <w:rtl w:val="0"/>
              </w:rPr>
              <w:t xml:space="preserve">300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9">
            <w:pPr>
              <w:rPr/>
            </w:pPr>
            <w:r>
              <w:rPr>
                <w:rtl w:val="0"/>
              </w:rPr>
              <w:t xml:space="preserve">Monit telefoniczny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A">
            <w:pPr>
              <w:jc w:val="center"/>
              <w:rPr/>
            </w:pPr>
            <w:r>
              <w:rPr>
                <w:b w:val="1"/>
                <w:bCs w:val="1"/>
                <w:rtl w:val="0"/>
              </w:rPr>
              <w:t xml:space="preserve">50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B">
            <w:pPr>
              <w:rPr/>
            </w:pPr>
            <w:r>
              <w:rPr>
                <w:rtl w:val="0"/>
              </w:rPr>
              <w:t xml:space="preserve">Monit SMS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C">
            <w:pPr>
              <w:jc w:val="center"/>
              <w:rPr/>
            </w:pPr>
            <w:r>
              <w:rPr>
                <w:b w:val="1"/>
                <w:bCs w:val="1"/>
                <w:rtl w:val="0"/>
              </w:rPr>
              <w:t xml:space="preserve">25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D">
            <w:pPr>
              <w:rPr/>
            </w:pPr>
            <w:r>
              <w:rPr>
                <w:rtl w:val="0"/>
              </w:rPr>
              <w:t xml:space="preserve">Wznowienie pożyczki po wypowiedzeniu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E">
            <w:pPr>
              <w:jc w:val="center"/>
              <w:rPr/>
            </w:pPr>
            <w:r>
              <w:rPr>
                <w:b w:val="1"/>
                <w:bCs w:val="1"/>
                <w:rtl w:val="0"/>
              </w:rPr>
              <w:t xml:space="preserve">2 000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F">
            <w:pPr>
              <w:rPr/>
            </w:pPr>
            <w:r>
              <w:rPr>
                <w:rtl w:val="0"/>
              </w:rPr>
              <w:t xml:space="preserve">Zmiana harmonogramu spłaty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0">
            <w:pPr>
              <w:jc w:val="center"/>
              <w:rPr/>
            </w:pPr>
            <w:r>
              <w:rPr>
                <w:b w:val="1"/>
                <w:bCs w:val="1"/>
                <w:rtl w:val="0"/>
              </w:rPr>
              <w:t xml:space="preserve">500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1">
            <w:pPr>
              <w:rPr/>
            </w:pPr>
            <w:r>
              <w:rPr>
                <w:rtl w:val="0"/>
              </w:rPr>
              <w:t xml:space="preserve">Przystąpienie do długu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2">
            <w:pPr>
              <w:jc w:val="center"/>
              <w:rPr/>
            </w:pPr>
            <w:r>
              <w:rPr>
                <w:b w:val="1"/>
                <w:bCs w:val="1"/>
                <w:rtl w:val="0"/>
              </w:rPr>
              <w:t xml:space="preserve">1 000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3">
            <w:pPr>
              <w:rPr/>
            </w:pPr>
            <w:r>
              <w:rPr>
                <w:rtl w:val="0"/>
              </w:rPr>
              <w:t xml:space="preserve">Wydruk historii operacji na rachunku pożyczki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jc w:val="center"/>
              <w:rPr/>
            </w:pPr>
            <w:r>
              <w:rPr>
                <w:b w:val="1"/>
                <w:bCs w:val="1"/>
                <w:rtl w:val="0"/>
              </w:rPr>
              <w:t xml:space="preserve">100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5">
            <w:pPr>
              <w:rPr/>
            </w:pPr>
            <w:r>
              <w:rPr>
                <w:rtl w:val="0"/>
              </w:rPr>
              <w:t xml:space="preserve">Wydanie promesy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6">
            <w:pPr>
              <w:jc w:val="center"/>
              <w:rPr/>
            </w:pPr>
            <w:r>
              <w:rPr>
                <w:b w:val="1"/>
                <w:bCs w:val="1"/>
                <w:rtl w:val="0"/>
              </w:rPr>
              <w:t xml:space="preserve">500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rPr/>
            </w:pPr>
            <w:r>
              <w:rPr>
                <w:rtl w:val="0"/>
              </w:rPr>
              <w:t xml:space="preserve">Wizyta terenowa do 50 km od siedziby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8">
            <w:pPr>
              <w:jc w:val="center"/>
              <w:rPr/>
            </w:pPr>
            <w:r>
              <w:rPr>
                <w:b w:val="1"/>
                <w:bCs w:val="1"/>
                <w:rtl w:val="0"/>
              </w:rPr>
              <w:t xml:space="preserve">200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9">
            <w:pPr>
              <w:rPr/>
            </w:pPr>
            <w:r>
              <w:rPr>
                <w:rtl w:val="0"/>
              </w:rPr>
              <w:t xml:space="preserve">Wizyta terenowa 50–100 km od siedziby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jc w:val="center"/>
              <w:rPr/>
            </w:pPr>
            <w:r>
              <w:rPr>
                <w:b w:val="1"/>
                <w:bCs w:val="1"/>
                <w:rtl w:val="0"/>
              </w:rPr>
              <w:t xml:space="preserve">400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B">
            <w:pPr>
              <w:rPr/>
            </w:pPr>
            <w:r>
              <w:rPr>
                <w:rtl w:val="0"/>
              </w:rPr>
              <w:t xml:space="preserve">Wizyta terenowa 100–150 km od siedziby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C">
            <w:pPr>
              <w:jc w:val="center"/>
              <w:rPr/>
            </w:pPr>
            <w:r>
              <w:rPr>
                <w:b w:val="1"/>
                <w:bCs w:val="1"/>
                <w:rtl w:val="0"/>
              </w:rPr>
              <w:t xml:space="preserve">600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D">
            <w:pPr>
              <w:rPr/>
            </w:pPr>
            <w:r>
              <w:rPr>
                <w:rtl w:val="0"/>
              </w:rPr>
              <w:t xml:space="preserve">Każde kolejne 50 km ponad 150 km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jc w:val="center"/>
              <w:rPr/>
            </w:pPr>
            <w:r>
              <w:rPr>
                <w:b w:val="1"/>
                <w:bCs w:val="1"/>
                <w:rtl w:val="0"/>
              </w:rPr>
              <w:t xml:space="preserve">200 zł</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F">
            <w:pPr>
              <w:rPr/>
            </w:pPr>
            <w:r>
              <w:rPr>
                <w:rtl w:val="0"/>
              </w:rPr>
              <w:t xml:space="preserve">Koszty obsługi prawnej przy dochodzeniu roszczeń</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jc w:val="center"/>
              <w:rPr/>
            </w:pPr>
            <w:r>
              <w:rPr>
                <w:b w:val="1"/>
                <w:bCs w:val="1"/>
                <w:rtl w:val="0"/>
              </w:rPr>
              <w:t xml:space="preserve">wg rozporządzenia Min. Sprawiedliwości z 22.10.2015 r.</w:t>
            </w:r>
            <w:r>
              <w:rPr>
                <w:rtl w:val="0"/>
              </w:rPr>
            </w:r>
          </w:p>
        </w:tc>
      </w:tr>
    </w:tbl>
    <w:p w:rsidR="00000000" w:rsidDel="00000000" w:rsidP="00000000" w:rsidRDefault="00000000" w:rsidRPr="00000000" w14:paraId="000001A1">
      <w:pPr>
        <w:spacing w:after="40" w:before="40" w:lineRule="auto"/>
        <w:rPr/>
      </w:pPr>
      <w:r>
        <w:rPr>
          <w:rtl w:val="0"/>
        </w:rPr>
      </w:r>
    </w:p>
    <w:p w:rsidR="00000000" w:rsidDel="00000000" w:rsidP="00000000" w:rsidRDefault="00000000" w:rsidRPr="00000000" w14:paraId="000001A2">
      <w:pPr>
        <w:spacing w:after="80" w:before="80" w:lineRule="auto"/>
        <w:jc w:val="both"/>
        <w:rPr/>
      </w:pPr>
      <w:r>
        <w:rPr>
          <w:b w:val="1"/>
          <w:bCs w:val="1"/>
          <w:rtl w:val="0"/>
        </w:rPr>
        <w:t xml:space="preserve">Zasady podejmowania czynności: </w:t>
      </w:r>
      <w:r>
        <w:rPr>
          <w:rtl w:val="0"/>
        </w:rPr>
        <w:t xml:space="preserve">Pożyczkodawca podejmuje działania z zakresu monitoringu telefonicznego (SMS lub rozmowy), korespondencji pisemnej (monity, wezwania) oraz wizyt terenowych. Kolejne działanie podejmowane jest nie wcześniej niż dwa dni po bezskutecznym zastosowaniu poprzedniego. Łączna suma opłat za monitoring telefoniczny i pisemny w danym miesiącu nie może przekroczyć 2 000 zł. Gdy te środki nie przynoszą rezultatu, podejmowane są wizyty terenowe.</w:t>
      </w:r>
    </w:p>
    <w:p w:rsidR="00000000" w:rsidDel="00000000" w:rsidP="00000000" w:rsidRDefault="00000000" w:rsidRPr="00000000" w14:paraId="000001A3">
      <w:pPr>
        <w:spacing w:after="40" w:before="40" w:lineRule="auto"/>
        <w:rPr/>
      </w:pPr>
      <w:r>
        <w:rPr>
          <w:rtl w:val="0"/>
        </w:rPr>
      </w:r>
    </w:p>
    <w:p w:rsidR="00000000" w:rsidDel="00000000" w:rsidP="00000000" w:rsidRDefault="00000000" w:rsidRPr="00000000" w14:paraId="000001A4">
      <w:pPr>
        <w:spacing w:after="40" w:before="40" w:lineRule="auto"/>
        <w:rPr/>
      </w:pPr>
      <w:r>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810"/>
        <w:gridCol w:w="3408"/>
        <w:tblGridChange w:id="0">
          <w:tblGrid>
            <w:gridCol w:w="2808"/>
            <w:gridCol w:w="2810"/>
            <w:gridCol w:w="34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1A5">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1A6">
            <w:pPr>
              <w:spacing w:after="80" w:before="80" w:lineRule="auto"/>
              <w:jc w:val="center"/>
              <w:rPr/>
            </w:pPr>
            <w:r>
              <w:rPr>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1A7">
            <w:pPr>
              <w:spacing w:after="80" w:before="80" w:lineRule="auto"/>
              <w:jc w:val="center"/>
              <w:rPr/>
            </w:pPr>
            <w:r>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80.0" w:type="dxa"/>
              <w:right w:w="120.0" w:type="dxa"/>
            </w:tcMar>
          </w:tcPr>
          <w:p w:rsidR="00000000" w:rsidDel="00000000" w:rsidP="00000000" w:rsidRDefault="00000000" w:rsidRPr="00000000" w14:paraId="000001A8">
            <w:pPr>
              <w:spacing w:after="80" w:before="80" w:lineRule="auto"/>
              <w:jc w:val="center"/>
              <w:rPr/>
            </w:pPr>
            <w:r>
              <w:rPr>
                <w:i w:val="1"/>
                <w:iCs w:val="1"/>
                <w:sz w:val="18"/>
                <w:szCs w:val="18"/>
                <w:rtl w:val="0"/>
              </w:rPr>
              <w:t xml:space="preserve">Pożyczkobiorca</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120.0" w:type="dxa"/>
            </w:tcMar>
          </w:tcPr>
          <w:p w:rsidR="00000000" w:rsidDel="00000000" w:rsidP="00000000" w:rsidRDefault="00000000" w:rsidRPr="00000000" w14:paraId="000001A9">
            <w:pPr>
              <w:spacing w:after="80" w:before="80" w:lineRule="auto"/>
              <w:jc w:val="center"/>
              <w:rPr/>
            </w:pPr>
            <w:r>
              <w:rPr>
                <w:i w:val="1"/>
                <w:iCs w:val="1"/>
                <w:sz w:val="18"/>
                <w:szCs w:val="18"/>
                <w:rtl w:val="0"/>
              </w:rPr>
              <w:t xml:space="preserve">Poręczyciel (jeśli dotyczy)</w:t>
            </w:r>
            <w:r>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80.0" w:type="dxa"/>
              <w:right w:w="0.0" w:type="dxa"/>
            </w:tcMar>
          </w:tcPr>
          <w:p w:rsidR="00000000" w:rsidDel="00000000" w:rsidP="00000000" w:rsidRDefault="00000000" w:rsidRPr="00000000" w14:paraId="000001AA">
            <w:pPr>
              <w:spacing w:after="80" w:before="80" w:lineRule="auto"/>
              <w:jc w:val="center"/>
              <w:rPr/>
            </w:pPr>
            <w:r>
              <w:rPr>
                <w:i w:val="1"/>
                <w:iCs w:val="1"/>
                <w:sz w:val="18"/>
                <w:szCs w:val="18"/>
                <w:rtl w:val="0"/>
              </w:rPr>
              <w:t xml:space="preserve">Pożyczkodawca</w:t>
            </w:r>
            <w:r>
              <w:rPr>
                <w:rtl w:val="0"/>
              </w:rPr>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pgSz w:h="16838" w:w="11906" w:orient="portrait"/>
      <w:pgMar w:bottom="1134" w:top="1134" w:left="1134" w:right="1134" w:header="708" w:footer="708"/>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6-10T19:28:45Z" w:initials="C">
    <w:p w14:paraId="055AAC3D" w14:textId="77777777">
      <w:r>
        <w:rPr>
          <w:rStyle w:val="CommentReference"/>
        </w:rPr>
        <w:annotationRef/>
      </w:r>
      <w:r>
        <w:rPr>
          <w:color w:val="000000"/>
          <w:sz w:val="20"/>
          <w:szCs w:val="20"/>
        </w:rPr>
        <w:t>Art. 388 § 1(1) k.c.: gdy świadczenie jednej strony przewyższa świadczenie drugiej ponad dwukrotnie, domniemywa się rażącą dysproporcję i wyzysk (ciężar dowodu po stronie Pożyczkodawcy). Klauzula pomaga, ale realnym zabezpieczeniem jest sama wysokość prowizji — warto utrzymać ją poniżej progu dwukrotności. Oświadczenia o braku przymusowego położenia nie wiążą sądu.</w:t>
      </w:r>
    </w:p>
  </w:comment>
  <w:comment w:id="1" w:author="Claude" w:date="2026-06-10T19:28:45Z" w:initials="C">
    <w:p w14:paraId="5063F208" w14:textId="77777777">
      <w:r>
        <w:rPr>
          <w:rStyle w:val="CommentReference"/>
        </w:rPr>
        <w:annotationRef/>
      </w:r>
      <w:r>
        <w:rPr>
          <w:color w:val="000000"/>
          <w:sz w:val="20"/>
          <w:szCs w:val="20"/>
        </w:rPr>
        <w:t>Kara umowna jest niedopuszczalna za zobowiązania pieniężne (art. 483 k.c.); ryczałt za czynności oderwany od kosztu bywa nieważny lub miarkowany (art. 484 § 2 k.c.). Dlatego opłaty ujęto jako zwrot rzeczywistych, udokumentowanych kosztów — spójnie z Rejestrem kosztów windykacyjnych.</w:t>
      </w:r>
    </w:p>
  </w:comment>
  <w:comment w:id="2" w:author="Claude" w:date="2026-06-10T19:28:46Z" w:initials="C">
    <w:p w14:paraId="7C6BFB47" w14:textId="77777777">
      <w:r>
        <w:rPr>
          <w:rStyle w:val="CommentReference"/>
        </w:rPr>
        <w:annotationRef/>
      </w:r>
      <w:r>
        <w:rPr>
          <w:color w:val="000000"/>
          <w:sz w:val="20"/>
          <w:szCs w:val="20"/>
        </w:rPr>
        <w:t>Skutek doręczenia zależy od dojścia oświadczenia do adresata (art. 61 k.c.); fikcja wysłanie=doręczenie jest krucha, zwłaszcza dla wypowiedzenia i wezwania uruchamiającego 777. Pisma o skutkach prawnych kierujemy przesyłką rejestrowaną; e-mail pozostaje kanałem pomocniczym.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5AAC3D" w15:done="0"/>
  <w15:commentEx w15:paraId="5063F208" w15:done="0"/>
  <w15:commentEx w15:paraId="7C6BFB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0714455" w16cex:dateUtc="2026-06-10T19:28:45Z"/>
  <w16cex:commentExtensible w16cex:durableId="749E41B0" w16cex:dateUtc="2026-06-10T19:28:45Z"/>
  <w16cex:commentExtensible w16cex:durableId="14DE7A68" w16cex:dateUtc="2026-06-10T19:28:4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5AAC3D" w16cid:durableId="60714455"/>
  <w16cid:commentId w16cid:paraId="5063F208" w16cid:durableId="749E41B0"/>
  <w16cid:commentId w16cid:paraId="7C6BFB47" w16cid:durableId="14DE7A6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4a7a"/>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omments" Target="comments.xml"/><Relationship Id="rId7" Type="http://schemas.microsoft.com/office/2011/relationships/commentsExtended" Target="commentsExtended.xml"/><Relationship Id="rId8" Type="http://schemas.microsoft.com/office/2016/09/relationships/commentsIds" Target="commentsId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